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301B8" w14:textId="77777777" w:rsidR="00F15A7E" w:rsidRDefault="00000000">
      <w:pPr>
        <w:spacing w:line="360" w:lineRule="auto"/>
        <w:ind w:firstLineChars="200" w:firstLine="964"/>
        <w:jc w:val="center"/>
        <w:rPr>
          <w:ins w:id="0" w:author="启程" w:date="2026-07-27T16:32:00Z"/>
          <w:rFonts w:ascii="宋体" w:eastAsia="宋体" w:hAnsi="宋体" w:hint="eastAsia"/>
          <w:b/>
          <w:sz w:val="48"/>
          <w:szCs w:val="24"/>
        </w:rPr>
      </w:pPr>
      <w:r>
        <w:rPr>
          <w:rFonts w:ascii="宋体" w:eastAsia="宋体" w:hAnsi="宋体" w:hint="eastAsia"/>
          <w:b/>
          <w:sz w:val="48"/>
          <w:szCs w:val="24"/>
        </w:rPr>
        <w:t>数据治理</w:t>
      </w:r>
    </w:p>
    <w:p w14:paraId="11E9607C" w14:textId="77777777" w:rsidR="00F15A7E" w:rsidRDefault="00000000">
      <w:pPr>
        <w:jc w:val="left"/>
        <w:rPr>
          <w:ins w:id="1" w:author="启程" w:date="2026-07-27T16:39:00Z"/>
          <w:rFonts w:hint="eastAsia"/>
        </w:rPr>
        <w:pPrChange w:id="2" w:author="启程" w:date="2026-07-27T16:32:00Z">
          <w:pPr>
            <w:spacing w:line="360" w:lineRule="auto"/>
            <w:ind w:firstLineChars="200" w:firstLine="963"/>
            <w:jc w:val="center"/>
          </w:pPr>
        </w:pPrChange>
      </w:pPr>
      <w:ins w:id="3" w:author="启程" w:date="2026-07-27T16:39:00Z">
        <w:r>
          <w:rPr>
            <w:rFonts w:hint="eastAsia"/>
          </w:rPr>
          <w:t>1.1.数据治理范围</w:t>
        </w:r>
      </w:ins>
    </w:p>
    <w:p w14:paraId="093FBFD8" w14:textId="77777777" w:rsidR="00F15A7E" w:rsidRDefault="00000000">
      <w:pPr>
        <w:jc w:val="left"/>
        <w:rPr>
          <w:rFonts w:hint="eastAsia"/>
        </w:rPr>
        <w:pPrChange w:id="4" w:author="启程" w:date="2026-07-27T16:32:00Z">
          <w:pPr>
            <w:spacing w:line="360" w:lineRule="auto"/>
            <w:ind w:firstLineChars="200" w:firstLine="963"/>
            <w:jc w:val="center"/>
          </w:pPr>
        </w:pPrChange>
      </w:pPr>
      <w:ins w:id="5" w:author="启程" w:date="2026-07-27T16:32:00Z">
        <w:r>
          <w:rPr>
            <w:rFonts w:hint="eastAsia"/>
          </w:rPr>
          <w:t>本次数据治理项目范围：</w:t>
        </w:r>
      </w:ins>
      <w:ins w:id="6" w:author="启程" w:date="2026-07-27T16:34:00Z">
        <w:r>
          <w:rPr>
            <w:rFonts w:hint="eastAsia"/>
          </w:rPr>
          <w:t>数转项目下</w:t>
        </w:r>
      </w:ins>
      <w:ins w:id="7" w:author="启程" w:date="2026-07-27T16:35:00Z">
        <w:r>
          <w:rPr>
            <w:rFonts w:hint="eastAsia"/>
          </w:rPr>
          <w:t>，接入到</w:t>
        </w:r>
      </w:ins>
      <w:ins w:id="8" w:author="启程" w:date="2026-07-27T16:36:00Z">
        <w:r>
          <w:rPr>
            <w:rFonts w:hint="eastAsia"/>
          </w:rPr>
          <w:t>湖北公路综合信息平台公路数据仓的</w:t>
        </w:r>
      </w:ins>
      <w:ins w:id="9" w:author="启程" w:date="2026-07-27T16:38:00Z">
        <w:r>
          <w:rPr>
            <w:rFonts w:hint="eastAsia"/>
          </w:rPr>
          <w:t>各类数据，开展数据治理工作，包括</w:t>
        </w:r>
      </w:ins>
      <w:ins w:id="10" w:author="启程" w:date="2026-07-27T16:33:00Z">
        <w:r>
          <w:rPr>
            <w:rFonts w:hint="eastAsia"/>
          </w:rPr>
          <w:t>公路运行监测、应急指挥、公路养护、服务区管理、交通量调查等业务</w:t>
        </w:r>
      </w:ins>
      <w:ins w:id="11" w:author="启程" w:date="2026-07-27T16:34:00Z">
        <w:r>
          <w:rPr>
            <w:rFonts w:hint="eastAsia"/>
          </w:rPr>
          <w:t>数据</w:t>
        </w:r>
      </w:ins>
      <w:ins w:id="12" w:author="启程" w:date="2026-07-27T16:37:00Z">
        <w:r>
          <w:rPr>
            <w:rFonts w:hint="eastAsia"/>
          </w:rPr>
          <w:t>；</w:t>
        </w:r>
      </w:ins>
      <w:ins w:id="13" w:author="启程" w:date="2026-07-27T16:33:00Z">
        <w:r>
          <w:rPr>
            <w:rFonts w:hint="eastAsia"/>
          </w:rPr>
          <w:t>各个数转任务</w:t>
        </w:r>
      </w:ins>
      <w:ins w:id="14" w:author="启程" w:date="2026-07-27T16:37:00Z">
        <w:r>
          <w:rPr>
            <w:rFonts w:hint="eastAsia"/>
          </w:rPr>
          <w:t>业务</w:t>
        </w:r>
      </w:ins>
      <w:ins w:id="15" w:author="启程" w:date="2026-07-27T16:33:00Z">
        <w:r>
          <w:rPr>
            <w:rFonts w:hint="eastAsia"/>
          </w:rPr>
          <w:t>数据</w:t>
        </w:r>
      </w:ins>
      <w:ins w:id="16" w:author="启程" w:date="2026-07-27T16:38:00Z">
        <w:r>
          <w:rPr>
            <w:rFonts w:hint="eastAsia"/>
          </w:rPr>
          <w:t>以及</w:t>
        </w:r>
      </w:ins>
      <w:ins w:id="17" w:author="启程" w:date="2026-07-27T16:33:00Z">
        <w:r>
          <w:rPr>
            <w:rFonts w:hint="eastAsia"/>
          </w:rPr>
          <w:t>新建外场设备数据等。</w:t>
        </w:r>
      </w:ins>
    </w:p>
    <w:p w14:paraId="67B0B6EB" w14:textId="77777777" w:rsidR="00F15A7E" w:rsidRDefault="00000000">
      <w:pPr>
        <w:pStyle w:val="2"/>
      </w:pPr>
      <w:r>
        <w:rPr>
          <w:rFonts w:hint="eastAsia"/>
        </w:rPr>
        <w:t>数据指南编制</w:t>
      </w:r>
    </w:p>
    <w:p w14:paraId="0B6B795F" w14:textId="77777777" w:rsidR="00F15A7E" w:rsidRDefault="00000000">
      <w:pPr>
        <w:rPr>
          <w:ins w:id="18" w:author="启程" w:date="2026-07-27T16:31:00Z"/>
          <w:rFonts w:hint="eastAsia"/>
          <w:color w:val="FF0000"/>
        </w:rPr>
      </w:pPr>
      <w:ins w:id="19" w:author="启程" w:date="2026-07-27T16:17:00Z">
        <w:r>
          <w:rPr>
            <w:rFonts w:hint="eastAsia"/>
            <w:color w:val="FF0000"/>
          </w:rPr>
          <w:t>形成包括但不限于</w:t>
        </w:r>
      </w:ins>
      <w:del w:id="20" w:author="启程" w:date="2026-07-27T16:40:00Z">
        <w:r>
          <w:rPr>
            <w:rFonts w:hint="eastAsia"/>
            <w:color w:val="FF0000"/>
          </w:rPr>
          <w:delText>形成包含</w:delText>
        </w:r>
      </w:del>
      <w:r>
        <w:rPr>
          <w:rFonts w:hint="eastAsia"/>
          <w:color w:val="FF0000"/>
        </w:rPr>
        <w:t>以下内容的数据标准体系：</w:t>
      </w:r>
    </w:p>
    <w:p w14:paraId="1FCA158E" w14:textId="77777777" w:rsidR="00F15A7E" w:rsidRDefault="00F15A7E">
      <w:pPr>
        <w:rPr>
          <w:rFonts w:hint="eastAsia"/>
          <w:color w:val="FF0000"/>
        </w:rPr>
      </w:pPr>
    </w:p>
    <w:p w14:paraId="318AB4C0" w14:textId="77777777" w:rsidR="00F15A7E" w:rsidRPr="009149FF" w:rsidRDefault="00000000">
      <w:pPr>
        <w:pStyle w:val="3"/>
        <w:rPr>
          <w:strike/>
          <w:rPrChange w:id="21" w:author="Xiaohong Xin" w:date="2026-08-03T13:02:00Z" w16du:dateUtc="2026-08-03T05:02:00Z">
            <w:rPr/>
          </w:rPrChange>
        </w:rPr>
      </w:pPr>
      <w:r w:rsidRPr="009149FF">
        <w:rPr>
          <w:rFonts w:hint="eastAsia"/>
          <w:strike/>
          <w:rPrChange w:id="22" w:author="Xiaohong Xin" w:date="2026-08-03T13:02:00Z" w16du:dateUtc="2026-08-03T05:02:00Z">
            <w:rPr>
              <w:rFonts w:hint="eastAsia"/>
            </w:rPr>
          </w:rPrChange>
        </w:rPr>
        <w:t>数据基础元与编码指南</w:t>
      </w:r>
    </w:p>
    <w:p w14:paraId="0539FA39" w14:textId="77777777" w:rsidR="00F15A7E" w:rsidRPr="009149FF" w:rsidRDefault="00000000">
      <w:pPr>
        <w:spacing w:line="360" w:lineRule="auto"/>
        <w:ind w:firstLineChars="200" w:firstLine="480"/>
        <w:rPr>
          <w:rFonts w:ascii="宋体" w:eastAsia="宋体" w:hAnsi="宋体" w:hint="eastAsia"/>
          <w:strike/>
          <w:sz w:val="24"/>
          <w:szCs w:val="24"/>
          <w:rPrChange w:id="23" w:author="Xiaohong Xin" w:date="2026-08-03T13:02:00Z" w16du:dateUtc="2026-08-03T05:02:00Z">
            <w:rPr>
              <w:rFonts w:ascii="宋体" w:eastAsia="宋体" w:hAnsi="宋体" w:hint="eastAsia"/>
              <w:sz w:val="24"/>
              <w:szCs w:val="24"/>
            </w:rPr>
          </w:rPrChange>
        </w:rPr>
      </w:pPr>
      <w:r w:rsidRPr="009149FF">
        <w:rPr>
          <w:rFonts w:ascii="宋体" w:eastAsia="宋体" w:hAnsi="宋体" w:hint="eastAsia"/>
          <w:strike/>
          <w:sz w:val="24"/>
          <w:szCs w:val="24"/>
          <w:rPrChange w:id="24" w:author="Xiaohong Xin" w:date="2026-08-03T13:02:00Z" w16du:dateUtc="2026-08-03T05:02:00Z">
            <w:rPr>
              <w:rFonts w:ascii="宋体" w:eastAsia="宋体" w:hAnsi="宋体" w:hint="eastAsia"/>
              <w:sz w:val="24"/>
              <w:szCs w:val="24"/>
            </w:rPr>
          </w:rPrChange>
        </w:rPr>
        <w:t>在现有基础数据元、编码规范基础上，补充完善数字化转型涉及的基础通用指南，统一全省公路领域数据，修订《省公路中心数据元指南》，编制《公路基础设施编码指南》，确保同类数据在不同系统、不同层级间口径完全一致。</w:t>
      </w:r>
    </w:p>
    <w:p w14:paraId="191543B5" w14:textId="77777777" w:rsidR="00F15A7E" w:rsidRPr="009149FF" w:rsidRDefault="00000000">
      <w:pPr>
        <w:pStyle w:val="3"/>
        <w:rPr>
          <w:strike/>
          <w:rPrChange w:id="25" w:author="Xiaohong Xin" w:date="2026-08-03T13:02:00Z" w16du:dateUtc="2026-08-03T05:02:00Z">
            <w:rPr/>
          </w:rPrChange>
        </w:rPr>
      </w:pPr>
      <w:r w:rsidRPr="009149FF">
        <w:rPr>
          <w:rFonts w:hint="eastAsia"/>
          <w:strike/>
          <w:rPrChange w:id="26" w:author="Xiaohong Xin" w:date="2026-08-03T13:02:00Z" w16du:dateUtc="2026-08-03T05:02:00Z">
            <w:rPr>
              <w:rFonts w:hint="eastAsia"/>
            </w:rPr>
          </w:rPrChange>
        </w:rPr>
        <w:t>数据质量指南</w:t>
      </w:r>
    </w:p>
    <w:p w14:paraId="21A101F2" w14:textId="77777777" w:rsidR="00F15A7E" w:rsidRDefault="00000000">
      <w:pPr>
        <w:spacing w:line="360" w:lineRule="auto"/>
        <w:ind w:firstLineChars="200" w:firstLine="480"/>
        <w:rPr>
          <w:ins w:id="27" w:author="Xiaohong Xin" w:date="2026-08-03T13:02:00Z" w16du:dateUtc="2026-08-03T05:02:00Z"/>
          <w:rFonts w:ascii="宋体" w:eastAsia="宋体" w:hAnsi="宋体" w:hint="eastAsia"/>
          <w:strike/>
          <w:sz w:val="24"/>
          <w:szCs w:val="24"/>
        </w:rPr>
      </w:pPr>
      <w:r w:rsidRPr="009149FF">
        <w:rPr>
          <w:rFonts w:ascii="宋体" w:eastAsia="宋体" w:hAnsi="宋体" w:hint="eastAsia"/>
          <w:strike/>
          <w:sz w:val="24"/>
          <w:szCs w:val="24"/>
          <w:rPrChange w:id="28" w:author="Xiaohong Xin" w:date="2026-08-03T13:02:00Z" w16du:dateUtc="2026-08-03T05:02:00Z">
            <w:rPr>
              <w:rFonts w:ascii="宋体" w:eastAsia="宋体" w:hAnsi="宋体" w:hint="eastAsia"/>
              <w:sz w:val="24"/>
              <w:szCs w:val="24"/>
            </w:rPr>
          </w:rPrChange>
        </w:rPr>
        <w:t>制定《公路数据质量管理指南》，保障数转项目中数据在采集、治理、应用、交换共享等全生命周期的数据质量。</w:t>
      </w:r>
    </w:p>
    <w:p w14:paraId="5EE2CF5B" w14:textId="4828952D" w:rsidR="009149FF" w:rsidRPr="009149FF" w:rsidRDefault="009149FF">
      <w:pPr>
        <w:spacing w:line="360" w:lineRule="auto"/>
        <w:ind w:firstLineChars="200" w:firstLine="482"/>
        <w:rPr>
          <w:rFonts w:ascii="宋体" w:eastAsia="宋体" w:hAnsi="宋体" w:hint="eastAsia"/>
          <w:color w:val="EE0000"/>
          <w:sz w:val="24"/>
          <w:szCs w:val="24"/>
          <w:rPrChange w:id="29" w:author="Xiaohong Xin" w:date="2026-08-03T13:03:00Z" w16du:dateUtc="2026-08-03T05:03:00Z">
            <w:rPr>
              <w:rFonts w:ascii="宋体" w:eastAsia="宋体" w:hAnsi="宋体" w:hint="eastAsia"/>
              <w:sz w:val="24"/>
              <w:szCs w:val="24"/>
            </w:rPr>
          </w:rPrChange>
        </w:rPr>
      </w:pPr>
      <w:ins w:id="30" w:author="Xiaohong Xin" w:date="2026-08-03T13:02:00Z">
        <w:r w:rsidRPr="007970C0">
          <w:rPr>
            <w:rFonts w:ascii="宋体" w:eastAsia="宋体" w:hAnsi="宋体" w:hint="eastAsia"/>
            <w:b/>
            <w:bCs/>
            <w:color w:val="EE0000"/>
            <w:sz w:val="24"/>
            <w:szCs w:val="24"/>
            <w:rPrChange w:id="31" w:author="Xiaohong Xin" w:date="2026-08-03T13:11:00Z" w16du:dateUtc="2026-08-03T05:11:00Z">
              <w:rPr>
                <w:rFonts w:ascii="宋体" w:eastAsia="宋体" w:hAnsi="宋体" w:hint="eastAsia"/>
                <w:b/>
                <w:bCs/>
                <w:strike/>
                <w:sz w:val="24"/>
                <w:szCs w:val="24"/>
              </w:rPr>
            </w:rPrChange>
          </w:rPr>
          <w:t>1.1.1 编制《公路数据基础标准与质量管控指南》</w:t>
        </w:r>
        <w:r w:rsidRPr="007970C0">
          <w:rPr>
            <w:rFonts w:ascii="宋体" w:eastAsia="宋体" w:hAnsi="宋体" w:hint="eastAsia"/>
            <w:color w:val="EE0000"/>
            <w:sz w:val="24"/>
            <w:szCs w:val="24"/>
            <w:rPrChange w:id="32" w:author="Xiaohong Xin" w:date="2026-08-03T13:11:00Z" w16du:dateUtc="2026-08-03T05:11:00Z">
              <w:rPr>
                <w:rFonts w:ascii="宋体" w:eastAsia="宋体" w:hAnsi="宋体" w:hint="eastAsia"/>
                <w:strike/>
                <w:sz w:val="24"/>
                <w:szCs w:val="24"/>
              </w:rPr>
            </w:rPrChange>
          </w:rPr>
          <w:t> </w:t>
        </w:r>
      </w:ins>
      <w:ins w:id="33" w:author="Xiaohong Xin" w:date="2026-08-03T13:11:00Z" w16du:dateUtc="2026-08-03T05:11:00Z">
        <w:r w:rsidR="007970C0" w:rsidRPr="007970C0">
          <w:rPr>
            <w:rFonts w:ascii="宋体" w:eastAsia="宋体" w:hAnsi="宋体" w:hint="eastAsia"/>
            <w:sz w:val="24"/>
            <w:szCs w:val="24"/>
            <w:rPrChange w:id="34" w:author="Xiaohong Xin" w:date="2026-08-03T13:11:00Z" w16du:dateUtc="2026-08-03T05:11:00Z">
              <w:rPr>
                <w:rFonts w:ascii="宋体" w:eastAsia="宋体" w:hAnsi="宋体" w:hint="eastAsia"/>
                <w:strike/>
                <w:sz w:val="24"/>
                <w:szCs w:val="24"/>
              </w:rPr>
            </w:rPrChange>
          </w:rPr>
          <w:t>在现有基础数据元、编码规范基础上，补充完善数字化转型涉及的基础通用指南，统一全省公路领域数据，</w:t>
        </w:r>
      </w:ins>
      <w:ins w:id="35" w:author="Xiaohong Xin" w:date="2026-08-03T13:10:00Z" w16du:dateUtc="2026-08-03T05:10:00Z">
        <w:r w:rsidR="007970C0">
          <w:rPr>
            <w:rFonts w:ascii="宋体" w:eastAsia="宋体" w:hAnsi="宋体" w:hint="eastAsia"/>
            <w:color w:val="EE0000"/>
            <w:sz w:val="24"/>
            <w:szCs w:val="24"/>
          </w:rPr>
          <w:t>修订</w:t>
        </w:r>
      </w:ins>
      <w:ins w:id="36" w:author="Xiaohong Xin" w:date="2026-08-03T13:11:00Z" w16du:dateUtc="2026-08-03T05:11:00Z">
        <w:r w:rsidR="007970C0">
          <w:rPr>
            <w:rFonts w:ascii="宋体" w:eastAsia="宋体" w:hAnsi="宋体" w:hint="eastAsia"/>
            <w:color w:val="EE0000"/>
            <w:sz w:val="24"/>
            <w:szCs w:val="24"/>
          </w:rPr>
          <w:t>《省公路中心数据元指南》，</w:t>
        </w:r>
      </w:ins>
      <w:ins w:id="37" w:author="Xiaohong Xin" w:date="2026-08-03T13:02:00Z">
        <w:r w:rsidRPr="009149FF">
          <w:rPr>
            <w:rFonts w:ascii="宋体" w:eastAsia="宋体" w:hAnsi="宋体" w:hint="eastAsia"/>
            <w:color w:val="EE0000"/>
            <w:sz w:val="24"/>
            <w:szCs w:val="24"/>
            <w:rPrChange w:id="38" w:author="Xiaohong Xin" w:date="2026-08-03T13:03:00Z" w16du:dateUtc="2026-08-03T05:03:00Z">
              <w:rPr>
                <w:rFonts w:ascii="宋体" w:eastAsia="宋体" w:hAnsi="宋体" w:hint="eastAsia"/>
                <w:strike/>
                <w:sz w:val="24"/>
                <w:szCs w:val="24"/>
              </w:rPr>
            </w:rPrChange>
          </w:rPr>
          <w:t>制定全省统一的基础设施编码及数据元标准；同步建立涵盖数据采集、治理、共享等全生命周期的质量管控规则。</w:t>
        </w:r>
      </w:ins>
    </w:p>
    <w:p w14:paraId="3BF9C080" w14:textId="77777777" w:rsidR="00F15A7E" w:rsidRPr="009149FF" w:rsidRDefault="00000000">
      <w:pPr>
        <w:pStyle w:val="3"/>
        <w:rPr>
          <w:strike/>
          <w:rPrChange w:id="39" w:author="Xiaohong Xin" w:date="2026-08-03T13:03:00Z" w16du:dateUtc="2026-08-03T05:03:00Z">
            <w:rPr/>
          </w:rPrChange>
        </w:rPr>
      </w:pPr>
      <w:r w:rsidRPr="009149FF">
        <w:rPr>
          <w:rFonts w:hint="eastAsia"/>
          <w:strike/>
          <w:rPrChange w:id="40" w:author="Xiaohong Xin" w:date="2026-08-03T13:03:00Z" w16du:dateUtc="2026-08-03T05:03:00Z">
            <w:rPr>
              <w:rFonts w:hint="eastAsia"/>
            </w:rPr>
          </w:rPrChange>
        </w:rPr>
        <w:t>数据采集指南</w:t>
      </w:r>
    </w:p>
    <w:p w14:paraId="6CB3342C" w14:textId="77777777" w:rsidR="00F15A7E" w:rsidRPr="009149FF" w:rsidRDefault="00000000">
      <w:pPr>
        <w:spacing w:line="360" w:lineRule="auto"/>
        <w:ind w:firstLineChars="200" w:firstLine="480"/>
        <w:rPr>
          <w:rFonts w:ascii="宋体" w:eastAsia="宋体" w:hAnsi="宋体" w:hint="eastAsia"/>
          <w:strike/>
          <w:sz w:val="24"/>
          <w:szCs w:val="24"/>
          <w:rPrChange w:id="41" w:author="Xiaohong Xin" w:date="2026-08-03T13:03:00Z" w16du:dateUtc="2026-08-03T05:03:00Z">
            <w:rPr>
              <w:rFonts w:ascii="宋体" w:eastAsia="宋体" w:hAnsi="宋体" w:hint="eastAsia"/>
              <w:sz w:val="24"/>
              <w:szCs w:val="24"/>
            </w:rPr>
          </w:rPrChange>
        </w:rPr>
      </w:pPr>
      <w:r w:rsidRPr="009149FF">
        <w:rPr>
          <w:rFonts w:ascii="宋体" w:eastAsia="宋体" w:hAnsi="宋体" w:hint="eastAsia"/>
          <w:strike/>
          <w:sz w:val="24"/>
          <w:szCs w:val="24"/>
          <w:rPrChange w:id="42" w:author="Xiaohong Xin" w:date="2026-08-03T13:03:00Z" w16du:dateUtc="2026-08-03T05:03:00Z">
            <w:rPr>
              <w:rFonts w:ascii="宋体" w:eastAsia="宋体" w:hAnsi="宋体" w:hint="eastAsia"/>
              <w:sz w:val="24"/>
              <w:szCs w:val="24"/>
            </w:rPr>
          </w:rPrChange>
        </w:rPr>
        <w:t>制定《数转项目物联感知设备数据采集与接入要求》，保障外场多功能交调站、集成式气象检测站、视频监控、毫米波雷达等物联感知设备数据的统一、规范、互通。</w:t>
      </w:r>
    </w:p>
    <w:p w14:paraId="00111AA8" w14:textId="77777777" w:rsidR="00F15A7E" w:rsidRPr="009149FF" w:rsidRDefault="00000000">
      <w:pPr>
        <w:pStyle w:val="3"/>
        <w:rPr>
          <w:strike/>
          <w:rPrChange w:id="43" w:author="Xiaohong Xin" w:date="2026-08-03T13:03:00Z" w16du:dateUtc="2026-08-03T05:03:00Z">
            <w:rPr/>
          </w:rPrChange>
        </w:rPr>
      </w:pPr>
      <w:r w:rsidRPr="009149FF">
        <w:rPr>
          <w:rFonts w:hint="eastAsia"/>
          <w:strike/>
          <w:rPrChange w:id="44" w:author="Xiaohong Xin" w:date="2026-08-03T13:03:00Z" w16du:dateUtc="2026-08-03T05:03:00Z">
            <w:rPr>
              <w:rFonts w:hint="eastAsia"/>
            </w:rPr>
          </w:rPrChange>
        </w:rPr>
        <w:t>业务域数据指南</w:t>
      </w:r>
    </w:p>
    <w:p w14:paraId="4C0A8B8F" w14:textId="77777777" w:rsidR="00F15A7E" w:rsidRDefault="00000000">
      <w:pPr>
        <w:spacing w:line="360" w:lineRule="auto"/>
        <w:ind w:firstLineChars="200" w:firstLine="480"/>
        <w:rPr>
          <w:ins w:id="45" w:author="Xiaohong Xin" w:date="2026-08-03T13:03:00Z" w16du:dateUtc="2026-08-03T05:03:00Z"/>
          <w:rFonts w:ascii="宋体" w:eastAsia="宋体" w:hAnsi="宋体" w:hint="eastAsia"/>
          <w:strike/>
          <w:sz w:val="24"/>
          <w:szCs w:val="24"/>
        </w:rPr>
      </w:pPr>
      <w:r w:rsidRPr="009149FF">
        <w:rPr>
          <w:rFonts w:ascii="宋体" w:eastAsia="宋体" w:hAnsi="宋体" w:hint="eastAsia"/>
          <w:strike/>
          <w:sz w:val="24"/>
          <w:szCs w:val="24"/>
          <w:rPrChange w:id="46" w:author="Xiaohong Xin" w:date="2026-08-03T13:03:00Z" w16du:dateUtc="2026-08-03T05:03:00Z">
            <w:rPr>
              <w:rFonts w:ascii="宋体" w:eastAsia="宋体" w:hAnsi="宋体" w:hint="eastAsia"/>
              <w:sz w:val="24"/>
              <w:szCs w:val="24"/>
            </w:rPr>
          </w:rPrChange>
        </w:rPr>
        <w:t>编制《养护与基础设施监测业务数据域建设要求》、《路网运行监测与应急业务域建设要求》、《服务区管理数据域建设要求》，支撑数转项目专项任务，从源头消除数据口径差异，降低业务系统数据接入的成本，规范业务数据的产生、采</w:t>
      </w:r>
      <w:r w:rsidRPr="009149FF">
        <w:rPr>
          <w:rFonts w:ascii="宋体" w:eastAsia="宋体" w:hAnsi="宋体" w:hint="eastAsia"/>
          <w:strike/>
          <w:sz w:val="24"/>
          <w:szCs w:val="24"/>
          <w:rPrChange w:id="47" w:author="Xiaohong Xin" w:date="2026-08-03T13:03:00Z" w16du:dateUtc="2026-08-03T05:03:00Z">
            <w:rPr>
              <w:rFonts w:ascii="宋体" w:eastAsia="宋体" w:hAnsi="宋体" w:hint="eastAsia"/>
              <w:sz w:val="24"/>
              <w:szCs w:val="24"/>
            </w:rPr>
          </w:rPrChange>
        </w:rPr>
        <w:lastRenderedPageBreak/>
        <w:t>集与使用。</w:t>
      </w:r>
    </w:p>
    <w:p w14:paraId="70B3ACB4" w14:textId="11E86683" w:rsidR="009149FF" w:rsidRPr="009149FF" w:rsidRDefault="009149FF">
      <w:pPr>
        <w:spacing w:line="360" w:lineRule="auto"/>
        <w:ind w:firstLineChars="200" w:firstLine="482"/>
        <w:rPr>
          <w:rFonts w:ascii="宋体" w:eastAsia="宋体" w:hAnsi="宋体" w:hint="eastAsia"/>
          <w:color w:val="EE0000"/>
          <w:sz w:val="24"/>
          <w:szCs w:val="24"/>
          <w:rPrChange w:id="48" w:author="Xiaohong Xin" w:date="2026-08-03T13:04:00Z" w16du:dateUtc="2026-08-03T05:04:00Z">
            <w:rPr>
              <w:rFonts w:ascii="宋体" w:eastAsia="宋体" w:hAnsi="宋体" w:hint="eastAsia"/>
              <w:sz w:val="24"/>
              <w:szCs w:val="24"/>
            </w:rPr>
          </w:rPrChange>
        </w:rPr>
      </w:pPr>
      <w:ins w:id="49" w:author="Xiaohong Xin" w:date="2026-08-03T13:04:00Z">
        <w:r w:rsidRPr="009149FF">
          <w:rPr>
            <w:rFonts w:ascii="宋体" w:eastAsia="宋体" w:hAnsi="宋体" w:hint="eastAsia"/>
            <w:b/>
            <w:bCs/>
            <w:color w:val="EE0000"/>
            <w:sz w:val="24"/>
            <w:szCs w:val="24"/>
            <w:rPrChange w:id="50" w:author="Xiaohong Xin" w:date="2026-08-03T13:04:00Z" w16du:dateUtc="2026-08-03T05:04:00Z">
              <w:rPr>
                <w:rFonts w:ascii="宋体" w:eastAsia="宋体" w:hAnsi="宋体" w:hint="eastAsia"/>
                <w:b/>
                <w:bCs/>
                <w:strike/>
                <w:sz w:val="24"/>
                <w:szCs w:val="24"/>
              </w:rPr>
            </w:rPrChange>
          </w:rPr>
          <w:t>1.1.2 编制《公路数据采集接入与共享交换规范》</w:t>
        </w:r>
        <w:r w:rsidRPr="009149FF">
          <w:rPr>
            <w:rFonts w:ascii="宋体" w:eastAsia="宋体" w:hAnsi="宋体" w:hint="eastAsia"/>
            <w:color w:val="EE0000"/>
            <w:sz w:val="24"/>
            <w:szCs w:val="24"/>
            <w:rPrChange w:id="51" w:author="Xiaohong Xin" w:date="2026-08-03T13:04:00Z" w16du:dateUtc="2026-08-03T05:04:00Z">
              <w:rPr>
                <w:rFonts w:ascii="宋体" w:eastAsia="宋体" w:hAnsi="宋体" w:hint="eastAsia"/>
                <w:strike/>
                <w:sz w:val="24"/>
                <w:szCs w:val="24"/>
              </w:rPr>
            </w:rPrChange>
          </w:rPr>
          <w:t> 依据综合信息平台统筹治理方案及</w:t>
        </w:r>
      </w:ins>
      <w:ins w:id="52" w:author="Xiaohong Xin" w:date="2026-08-03T13:12:00Z" w16du:dateUtc="2026-08-03T05:12:00Z">
        <w:r w:rsidR="007970C0">
          <w:rPr>
            <w:rFonts w:ascii="宋体" w:eastAsia="宋体" w:hAnsi="宋体" w:hint="eastAsia"/>
            <w:color w:val="EE0000"/>
            <w:sz w:val="24"/>
            <w:szCs w:val="24"/>
          </w:rPr>
          <w:t>处室</w:t>
        </w:r>
      </w:ins>
      <w:ins w:id="53" w:author="Xiaohong Xin" w:date="2026-08-03T13:04:00Z">
        <w:r w:rsidRPr="009149FF">
          <w:rPr>
            <w:rFonts w:ascii="宋体" w:eastAsia="宋体" w:hAnsi="宋体" w:hint="eastAsia"/>
            <w:color w:val="EE0000"/>
            <w:sz w:val="24"/>
            <w:szCs w:val="24"/>
            <w:rPrChange w:id="54" w:author="Xiaohong Xin" w:date="2026-08-03T13:04:00Z" w16du:dateUtc="2026-08-03T05:04:00Z">
              <w:rPr>
                <w:rFonts w:ascii="宋体" w:eastAsia="宋体" w:hAnsi="宋体" w:hint="eastAsia"/>
                <w:strike/>
                <w:sz w:val="24"/>
                <w:szCs w:val="24"/>
              </w:rPr>
            </w:rPrChange>
          </w:rPr>
          <w:t>数据流转，制定交调站、气象站等物联感知设备的接入标准；构建普通国省干线养护、路网应急、服务区等核心业务数据域；修订共享交换接口规范，统一 API 及消息订阅等流通格式。</w:t>
        </w:r>
      </w:ins>
    </w:p>
    <w:p w14:paraId="73F88558" w14:textId="77777777" w:rsidR="00F15A7E" w:rsidRPr="009149FF" w:rsidRDefault="00000000">
      <w:pPr>
        <w:pStyle w:val="3"/>
        <w:rPr>
          <w:strike/>
          <w:rPrChange w:id="55" w:author="Xiaohong Xin" w:date="2026-08-03T13:04:00Z" w16du:dateUtc="2026-08-03T05:04:00Z">
            <w:rPr/>
          </w:rPrChange>
        </w:rPr>
      </w:pPr>
      <w:r w:rsidRPr="009149FF">
        <w:rPr>
          <w:rFonts w:hint="eastAsia"/>
          <w:strike/>
          <w:rPrChange w:id="56" w:author="Xiaohong Xin" w:date="2026-08-03T13:04:00Z" w16du:dateUtc="2026-08-03T05:04:00Z">
            <w:rPr>
              <w:rFonts w:hint="eastAsia"/>
            </w:rPr>
          </w:rPrChange>
        </w:rPr>
        <w:t>数据安全管理指南</w:t>
      </w:r>
    </w:p>
    <w:p w14:paraId="4BE069F2" w14:textId="77777777" w:rsidR="00F15A7E" w:rsidRPr="009149FF" w:rsidRDefault="00000000">
      <w:pPr>
        <w:spacing w:line="360" w:lineRule="auto"/>
        <w:ind w:firstLineChars="200" w:firstLine="480"/>
        <w:rPr>
          <w:rFonts w:ascii="宋体" w:eastAsia="宋体" w:hAnsi="宋体" w:hint="eastAsia"/>
          <w:strike/>
          <w:sz w:val="24"/>
          <w:szCs w:val="24"/>
          <w:rPrChange w:id="57" w:author="Xiaohong Xin" w:date="2026-08-03T13:04:00Z" w16du:dateUtc="2026-08-03T05:04:00Z">
            <w:rPr>
              <w:rFonts w:ascii="宋体" w:eastAsia="宋体" w:hAnsi="宋体" w:hint="eastAsia"/>
              <w:sz w:val="24"/>
              <w:szCs w:val="24"/>
            </w:rPr>
          </w:rPrChange>
        </w:rPr>
      </w:pPr>
      <w:r w:rsidRPr="009149FF">
        <w:rPr>
          <w:rFonts w:ascii="宋体" w:eastAsia="宋体" w:hAnsi="宋体" w:hint="eastAsia"/>
          <w:strike/>
          <w:sz w:val="24"/>
          <w:szCs w:val="24"/>
          <w:rPrChange w:id="58" w:author="Xiaohong Xin" w:date="2026-08-03T13:04:00Z" w16du:dateUtc="2026-08-03T05:04:00Z">
            <w:rPr>
              <w:rFonts w:ascii="宋体" w:eastAsia="宋体" w:hAnsi="宋体" w:hint="eastAsia"/>
              <w:sz w:val="24"/>
              <w:szCs w:val="24"/>
            </w:rPr>
          </w:rPrChange>
        </w:rPr>
        <w:t>制定《公路数据分级分类指南》，明确各级数据的共享范围、使用权限与安全防护要求。</w:t>
      </w:r>
    </w:p>
    <w:p w14:paraId="49E3D159" w14:textId="77777777" w:rsidR="00F15A7E" w:rsidRPr="009149FF" w:rsidRDefault="00000000">
      <w:pPr>
        <w:spacing w:line="360" w:lineRule="auto"/>
        <w:ind w:firstLineChars="200" w:firstLine="480"/>
        <w:rPr>
          <w:rFonts w:ascii="宋体" w:eastAsia="宋体" w:hAnsi="宋体" w:hint="eastAsia"/>
          <w:strike/>
          <w:sz w:val="24"/>
          <w:szCs w:val="24"/>
          <w:rPrChange w:id="59" w:author="Xiaohong Xin" w:date="2026-08-03T13:04:00Z" w16du:dateUtc="2026-08-03T05:04:00Z">
            <w:rPr>
              <w:rFonts w:ascii="宋体" w:eastAsia="宋体" w:hAnsi="宋体" w:hint="eastAsia"/>
              <w:sz w:val="24"/>
              <w:szCs w:val="24"/>
            </w:rPr>
          </w:rPrChange>
        </w:rPr>
      </w:pPr>
      <w:r w:rsidRPr="009149FF">
        <w:rPr>
          <w:rFonts w:ascii="宋体" w:eastAsia="宋体" w:hAnsi="宋体" w:hint="eastAsia"/>
          <w:strike/>
          <w:sz w:val="24"/>
          <w:szCs w:val="24"/>
          <w:rPrChange w:id="60" w:author="Xiaohong Xin" w:date="2026-08-03T13:04:00Z" w16du:dateUtc="2026-08-03T05:04:00Z">
            <w:rPr>
              <w:rFonts w:ascii="宋体" w:eastAsia="宋体" w:hAnsi="宋体" w:hint="eastAsia"/>
              <w:sz w:val="24"/>
              <w:szCs w:val="24"/>
            </w:rPr>
          </w:rPrChange>
        </w:rPr>
        <w:t>制定《公路数据全生命周期安全管控指南》，针对公路数据在采集、传输、存储、使用、共享及销毁等环节的具体安全操作进行标准化界定。</w:t>
      </w:r>
    </w:p>
    <w:p w14:paraId="60A1BA58" w14:textId="77777777" w:rsidR="00F15A7E" w:rsidRPr="009149FF" w:rsidRDefault="00000000">
      <w:pPr>
        <w:pStyle w:val="3"/>
        <w:rPr>
          <w:strike/>
          <w:rPrChange w:id="61" w:author="Xiaohong Xin" w:date="2026-08-03T13:04:00Z" w16du:dateUtc="2026-08-03T05:04:00Z">
            <w:rPr/>
          </w:rPrChange>
        </w:rPr>
      </w:pPr>
      <w:r w:rsidRPr="009149FF">
        <w:rPr>
          <w:rFonts w:hint="eastAsia"/>
          <w:strike/>
          <w:rPrChange w:id="62" w:author="Xiaohong Xin" w:date="2026-08-03T13:04:00Z" w16du:dateUtc="2026-08-03T05:04:00Z">
            <w:rPr>
              <w:rFonts w:hint="eastAsia"/>
            </w:rPr>
          </w:rPrChange>
        </w:rPr>
        <w:t>共享交换与安全指南</w:t>
      </w:r>
    </w:p>
    <w:p w14:paraId="20C12329" w14:textId="77777777" w:rsidR="00F15A7E" w:rsidRPr="009149FF" w:rsidRDefault="00000000">
      <w:pPr>
        <w:spacing w:line="360" w:lineRule="auto"/>
        <w:ind w:firstLineChars="200" w:firstLine="480"/>
        <w:rPr>
          <w:rFonts w:ascii="宋体" w:eastAsia="宋体" w:hAnsi="宋体" w:hint="eastAsia"/>
          <w:strike/>
          <w:sz w:val="24"/>
          <w:szCs w:val="24"/>
          <w:rPrChange w:id="63" w:author="Xiaohong Xin" w:date="2026-08-03T13:04:00Z" w16du:dateUtc="2026-08-03T05:04:00Z">
            <w:rPr>
              <w:rFonts w:ascii="宋体" w:eastAsia="宋体" w:hAnsi="宋体" w:hint="eastAsia"/>
              <w:sz w:val="24"/>
              <w:szCs w:val="24"/>
            </w:rPr>
          </w:rPrChange>
        </w:rPr>
      </w:pPr>
      <w:r w:rsidRPr="009149FF">
        <w:rPr>
          <w:rFonts w:ascii="宋体" w:eastAsia="宋体" w:hAnsi="宋体" w:hint="eastAsia"/>
          <w:strike/>
          <w:sz w:val="24"/>
          <w:szCs w:val="24"/>
          <w:rPrChange w:id="64" w:author="Xiaohong Xin" w:date="2026-08-03T13:04:00Z" w16du:dateUtc="2026-08-03T05:04:00Z">
            <w:rPr>
              <w:rFonts w:ascii="宋体" w:eastAsia="宋体" w:hAnsi="宋体" w:hint="eastAsia"/>
              <w:sz w:val="24"/>
              <w:szCs w:val="24"/>
            </w:rPr>
          </w:rPrChange>
        </w:rPr>
        <w:t>修订《公路数据共享交换接口指南》，明确API数据服务、批量文件共享、消息订阅、时序数据查询等共享方式的标准，统一数据共享的请求格式、响应参数与错误码等规范，提升共享接口的标准化程度。</w:t>
      </w:r>
    </w:p>
    <w:p w14:paraId="347F4AC1" w14:textId="77777777" w:rsidR="00F15A7E" w:rsidRDefault="00000000">
      <w:pPr>
        <w:spacing w:line="360" w:lineRule="auto"/>
        <w:ind w:firstLineChars="200" w:firstLine="480"/>
        <w:rPr>
          <w:ins w:id="65" w:author="Xiaohong Xin" w:date="2026-08-03T13:04:00Z" w16du:dateUtc="2026-08-03T05:04:00Z"/>
          <w:rFonts w:ascii="宋体" w:eastAsia="宋体" w:hAnsi="宋体" w:hint="eastAsia"/>
          <w:strike/>
          <w:sz w:val="24"/>
          <w:szCs w:val="24"/>
        </w:rPr>
      </w:pPr>
      <w:r w:rsidRPr="009149FF">
        <w:rPr>
          <w:rFonts w:ascii="宋体" w:eastAsia="宋体" w:hAnsi="宋体" w:hint="eastAsia"/>
          <w:strike/>
          <w:sz w:val="24"/>
          <w:szCs w:val="24"/>
          <w:rPrChange w:id="66" w:author="Xiaohong Xin" w:date="2026-08-03T13:04:00Z" w16du:dateUtc="2026-08-03T05:04:00Z">
            <w:rPr>
              <w:rFonts w:ascii="宋体" w:eastAsia="宋体" w:hAnsi="宋体" w:hint="eastAsia"/>
              <w:sz w:val="24"/>
              <w:szCs w:val="24"/>
            </w:rPr>
          </w:rPrChange>
        </w:rPr>
        <w:t>制定《公路数据共享脱敏技术指南》，明确不同共享场景下的数据脱敏规则与技术要求，确保数据共享过程安全合规。</w:t>
      </w:r>
    </w:p>
    <w:p w14:paraId="740B1085" w14:textId="61B26C5F" w:rsidR="009149FF" w:rsidRPr="009149FF" w:rsidRDefault="009149FF" w:rsidP="009149FF">
      <w:pPr>
        <w:spacing w:line="360" w:lineRule="auto"/>
        <w:ind w:firstLineChars="200" w:firstLine="482"/>
        <w:rPr>
          <w:ins w:id="67" w:author="Xiaohong Xin" w:date="2026-08-03T13:04:00Z"/>
          <w:rFonts w:ascii="宋体" w:eastAsia="宋体" w:hAnsi="宋体" w:hint="eastAsia"/>
          <w:color w:val="EE0000"/>
          <w:sz w:val="24"/>
          <w:szCs w:val="24"/>
          <w:rPrChange w:id="68" w:author="Xiaohong Xin" w:date="2026-08-03T13:04:00Z" w16du:dateUtc="2026-08-03T05:04:00Z">
            <w:rPr>
              <w:ins w:id="69" w:author="Xiaohong Xin" w:date="2026-08-03T13:04:00Z"/>
              <w:rFonts w:ascii="宋体" w:eastAsia="宋体" w:hAnsi="宋体" w:hint="eastAsia"/>
              <w:strike/>
              <w:sz w:val="24"/>
              <w:szCs w:val="24"/>
            </w:rPr>
          </w:rPrChange>
        </w:rPr>
      </w:pPr>
      <w:ins w:id="70" w:author="Xiaohong Xin" w:date="2026-08-03T13:04:00Z">
        <w:r w:rsidRPr="009149FF">
          <w:rPr>
            <w:rFonts w:ascii="宋体" w:eastAsia="宋体" w:hAnsi="宋体" w:hint="eastAsia"/>
            <w:b/>
            <w:bCs/>
            <w:color w:val="EE0000"/>
            <w:sz w:val="24"/>
            <w:szCs w:val="24"/>
            <w:rPrChange w:id="71" w:author="Xiaohong Xin" w:date="2026-08-03T13:04:00Z" w16du:dateUtc="2026-08-03T05:04:00Z">
              <w:rPr>
                <w:rFonts w:ascii="宋体" w:eastAsia="宋体" w:hAnsi="宋体" w:hint="eastAsia"/>
                <w:b/>
                <w:bCs/>
                <w:strike/>
                <w:sz w:val="24"/>
                <w:szCs w:val="24"/>
              </w:rPr>
            </w:rPrChange>
          </w:rPr>
          <w:t>1.1.3 编制《公路数据安全管控与合规指南》</w:t>
        </w:r>
        <w:r w:rsidRPr="009149FF">
          <w:rPr>
            <w:rFonts w:ascii="宋体" w:eastAsia="宋体" w:hAnsi="宋体" w:hint="eastAsia"/>
            <w:color w:val="EE0000"/>
            <w:sz w:val="24"/>
            <w:szCs w:val="24"/>
            <w:rPrChange w:id="72" w:author="Xiaohong Xin" w:date="2026-08-03T13:04:00Z" w16du:dateUtc="2026-08-03T05:04:00Z">
              <w:rPr>
                <w:rFonts w:ascii="宋体" w:eastAsia="宋体" w:hAnsi="宋体" w:hint="eastAsia"/>
                <w:strike/>
                <w:sz w:val="24"/>
                <w:szCs w:val="24"/>
              </w:rPr>
            </w:rPrChange>
          </w:rPr>
          <w:t> </w:t>
        </w:r>
      </w:ins>
      <w:ins w:id="73" w:author="Xiaohong Xin" w:date="2026-08-03T13:13:00Z" w16du:dateUtc="2026-08-03T05:13:00Z">
        <w:r w:rsidR="007970C0">
          <w:rPr>
            <w:rFonts w:ascii="宋体" w:eastAsia="宋体" w:hAnsi="宋体" w:hint="eastAsia"/>
            <w:color w:val="EE0000"/>
            <w:sz w:val="24"/>
            <w:szCs w:val="24"/>
          </w:rPr>
          <w:t>修订《公路数据共享交换接口指南》，</w:t>
        </w:r>
      </w:ins>
      <w:ins w:id="74" w:author="Xiaohong Xin" w:date="2026-08-03T13:04:00Z">
        <w:r w:rsidRPr="009149FF">
          <w:rPr>
            <w:rFonts w:ascii="宋体" w:eastAsia="宋体" w:hAnsi="宋体" w:hint="eastAsia"/>
            <w:color w:val="EE0000"/>
            <w:sz w:val="24"/>
            <w:szCs w:val="24"/>
            <w:rPrChange w:id="75" w:author="Xiaohong Xin" w:date="2026-08-03T13:04:00Z" w16du:dateUtc="2026-08-03T05:04:00Z">
              <w:rPr>
                <w:rFonts w:ascii="宋体" w:eastAsia="宋体" w:hAnsi="宋体" w:hint="eastAsia"/>
                <w:strike/>
                <w:sz w:val="24"/>
                <w:szCs w:val="24"/>
              </w:rPr>
            </w:rPrChange>
          </w:rPr>
          <w:t>严格落实数据安全管理要求，明确各级公路数据的分级分类、共享范围与权限；界定数据</w:t>
        </w:r>
      </w:ins>
      <w:ins w:id="76" w:author="Xiaohong Xin" w:date="2026-08-03T13:05:00Z" w16du:dateUtc="2026-08-03T05:05:00Z">
        <w:r>
          <w:rPr>
            <w:rFonts w:ascii="宋体" w:eastAsia="宋体" w:hAnsi="宋体" w:hint="eastAsia"/>
            <w:color w:val="EE0000"/>
            <w:sz w:val="24"/>
            <w:szCs w:val="24"/>
          </w:rPr>
          <w:t>存储</w:t>
        </w:r>
      </w:ins>
      <w:ins w:id="77" w:author="Xiaohong Xin" w:date="2026-08-03T13:04:00Z">
        <w:r w:rsidRPr="009149FF">
          <w:rPr>
            <w:rFonts w:ascii="宋体" w:eastAsia="宋体" w:hAnsi="宋体" w:hint="eastAsia"/>
            <w:color w:val="EE0000"/>
            <w:sz w:val="24"/>
            <w:szCs w:val="24"/>
            <w:rPrChange w:id="78" w:author="Xiaohong Xin" w:date="2026-08-03T13:04:00Z" w16du:dateUtc="2026-08-03T05:04:00Z">
              <w:rPr>
                <w:rFonts w:ascii="宋体" w:eastAsia="宋体" w:hAnsi="宋体" w:hint="eastAsia"/>
                <w:strike/>
                <w:sz w:val="24"/>
                <w:szCs w:val="24"/>
              </w:rPr>
            </w:rPrChange>
          </w:rPr>
          <w:t>、流转及销毁各环节的安全标准操作；制定多场景下的数据脱敏技术规则，确保跨系统互联互通的安全合规。</w:t>
        </w:r>
      </w:ins>
    </w:p>
    <w:p w14:paraId="6785A2CB" w14:textId="7DEAFF0D" w:rsidR="009149FF" w:rsidRPr="009149FF" w:rsidRDefault="009149FF" w:rsidP="009149FF">
      <w:pPr>
        <w:spacing w:line="360" w:lineRule="auto"/>
        <w:ind w:firstLineChars="200" w:firstLine="482"/>
        <w:rPr>
          <w:ins w:id="79" w:author="Xiaohong Xin" w:date="2026-08-03T13:04:00Z"/>
          <w:rFonts w:ascii="宋体" w:eastAsia="宋体" w:hAnsi="宋体" w:hint="eastAsia"/>
          <w:color w:val="EE0000"/>
          <w:sz w:val="24"/>
          <w:szCs w:val="24"/>
          <w:rPrChange w:id="80" w:author="Xiaohong Xin" w:date="2026-08-03T13:04:00Z" w16du:dateUtc="2026-08-03T05:04:00Z">
            <w:rPr>
              <w:ins w:id="81" w:author="Xiaohong Xin" w:date="2026-08-03T13:04:00Z"/>
              <w:rFonts w:ascii="宋体" w:eastAsia="宋体" w:hAnsi="宋体" w:hint="eastAsia"/>
              <w:strike/>
              <w:sz w:val="24"/>
              <w:szCs w:val="24"/>
            </w:rPr>
          </w:rPrChange>
        </w:rPr>
      </w:pPr>
      <w:ins w:id="82" w:author="Xiaohong Xin" w:date="2026-08-03T13:04:00Z">
        <w:r w:rsidRPr="009149FF">
          <w:rPr>
            <w:rFonts w:ascii="宋体" w:eastAsia="宋体" w:hAnsi="宋体" w:hint="eastAsia"/>
            <w:b/>
            <w:bCs/>
            <w:color w:val="EE0000"/>
            <w:sz w:val="24"/>
            <w:szCs w:val="24"/>
            <w:rPrChange w:id="83" w:author="Xiaohong Xin" w:date="2026-08-03T13:04:00Z" w16du:dateUtc="2026-08-03T05:04:00Z">
              <w:rPr>
                <w:rFonts w:ascii="宋体" w:eastAsia="宋体" w:hAnsi="宋体" w:hint="eastAsia"/>
                <w:b/>
                <w:bCs/>
                <w:strike/>
                <w:sz w:val="24"/>
                <w:szCs w:val="24"/>
              </w:rPr>
            </w:rPrChange>
          </w:rPr>
          <w:t xml:space="preserve">1.1.4 编制《AI </w:t>
        </w:r>
      </w:ins>
      <w:ins w:id="84" w:author="Xiaohong Xin" w:date="2026-08-03T13:05:00Z" w16du:dateUtc="2026-08-03T05:05:00Z">
        <w:r>
          <w:rPr>
            <w:rFonts w:ascii="宋体" w:eastAsia="宋体" w:hAnsi="宋体" w:hint="eastAsia"/>
            <w:b/>
            <w:bCs/>
            <w:color w:val="EE0000"/>
            <w:sz w:val="24"/>
            <w:szCs w:val="24"/>
          </w:rPr>
          <w:t>治理工具</w:t>
        </w:r>
      </w:ins>
      <w:ins w:id="85" w:author="Xiaohong Xin" w:date="2026-08-03T13:04:00Z">
        <w:r w:rsidRPr="009149FF">
          <w:rPr>
            <w:rFonts w:ascii="宋体" w:eastAsia="宋体" w:hAnsi="宋体" w:hint="eastAsia"/>
            <w:b/>
            <w:bCs/>
            <w:color w:val="EE0000"/>
            <w:sz w:val="24"/>
            <w:szCs w:val="24"/>
            <w:rPrChange w:id="86" w:author="Xiaohong Xin" w:date="2026-08-03T13:04:00Z" w16du:dateUtc="2026-08-03T05:04:00Z">
              <w:rPr>
                <w:rFonts w:ascii="宋体" w:eastAsia="宋体" w:hAnsi="宋体" w:hint="eastAsia"/>
                <w:b/>
                <w:bCs/>
                <w:strike/>
                <w:sz w:val="24"/>
                <w:szCs w:val="24"/>
              </w:rPr>
            </w:rPrChange>
          </w:rPr>
          <w:t>规范》</w:t>
        </w:r>
        <w:r w:rsidRPr="009149FF">
          <w:rPr>
            <w:rFonts w:ascii="宋体" w:eastAsia="宋体" w:hAnsi="宋体" w:hint="eastAsia"/>
            <w:color w:val="EE0000"/>
            <w:sz w:val="24"/>
            <w:szCs w:val="24"/>
            <w:rPrChange w:id="87" w:author="Xiaohong Xin" w:date="2026-08-03T13:04:00Z" w16du:dateUtc="2026-08-03T05:04:00Z">
              <w:rPr>
                <w:rFonts w:ascii="宋体" w:eastAsia="宋体" w:hAnsi="宋体" w:hint="eastAsia"/>
                <w:strike/>
                <w:sz w:val="24"/>
                <w:szCs w:val="24"/>
              </w:rPr>
            </w:rPrChange>
          </w:rPr>
          <w:t> 为保障业务制度在系统底层的实质性落地，配套编制 AI 治理工具指南。明确上述三大</w:t>
        </w:r>
      </w:ins>
      <w:ins w:id="88" w:author="Xiaohong Xin" w:date="2026-08-03T13:06:00Z" w16du:dateUtc="2026-08-03T05:06:00Z">
        <w:r>
          <w:rPr>
            <w:rFonts w:ascii="宋体" w:eastAsia="宋体" w:hAnsi="宋体" w:hint="eastAsia"/>
            <w:color w:val="EE0000"/>
            <w:sz w:val="24"/>
            <w:szCs w:val="24"/>
          </w:rPr>
          <w:t>数据指南</w:t>
        </w:r>
      </w:ins>
      <w:ins w:id="89" w:author="Xiaohong Xin" w:date="2026-08-03T13:04:00Z">
        <w:r w:rsidRPr="009149FF">
          <w:rPr>
            <w:rFonts w:ascii="宋体" w:eastAsia="宋体" w:hAnsi="宋体" w:hint="eastAsia"/>
            <w:color w:val="EE0000"/>
            <w:sz w:val="24"/>
            <w:szCs w:val="24"/>
            <w:rPrChange w:id="90" w:author="Xiaohong Xin" w:date="2026-08-03T13:04:00Z" w16du:dateUtc="2026-08-03T05:04:00Z">
              <w:rPr>
                <w:rFonts w:ascii="宋体" w:eastAsia="宋体" w:hAnsi="宋体" w:hint="eastAsia"/>
                <w:strike/>
                <w:sz w:val="24"/>
                <w:szCs w:val="24"/>
              </w:rPr>
            </w:rPrChange>
          </w:rPr>
          <w:t>向</w:t>
        </w:r>
      </w:ins>
      <w:ins w:id="91" w:author="Xiaohong Xin" w:date="2026-08-03T13:06:00Z" w16du:dateUtc="2026-08-03T05:06:00Z">
        <w:r>
          <w:rPr>
            <w:rFonts w:ascii="宋体" w:eastAsia="宋体" w:hAnsi="宋体" w:hint="eastAsia"/>
            <w:color w:val="EE0000"/>
            <w:sz w:val="24"/>
            <w:szCs w:val="24"/>
          </w:rPr>
          <w:t>AI治理</w:t>
        </w:r>
      </w:ins>
      <w:ins w:id="92" w:author="Xiaohong Xin" w:date="2026-08-03T13:04:00Z">
        <w:r w:rsidRPr="009149FF">
          <w:rPr>
            <w:rFonts w:ascii="宋体" w:eastAsia="宋体" w:hAnsi="宋体" w:hint="eastAsia"/>
            <w:color w:val="EE0000"/>
            <w:sz w:val="24"/>
            <w:szCs w:val="24"/>
            <w:rPrChange w:id="93" w:author="Xiaohong Xin" w:date="2026-08-03T13:04:00Z" w16du:dateUtc="2026-08-03T05:04:00Z">
              <w:rPr>
                <w:rFonts w:ascii="宋体" w:eastAsia="宋体" w:hAnsi="宋体" w:hint="eastAsia"/>
                <w:strike/>
                <w:sz w:val="24"/>
                <w:szCs w:val="24"/>
              </w:rPr>
            </w:rPrChange>
          </w:rPr>
          <w:t>的映射标准与格式要求</w:t>
        </w:r>
      </w:ins>
      <w:ins w:id="94" w:author="Xiaohong Xin" w:date="2026-08-03T13:07:00Z" w16du:dateUtc="2026-08-03T05:07:00Z">
        <w:r>
          <w:rPr>
            <w:rFonts w:ascii="宋体" w:eastAsia="宋体" w:hAnsi="宋体" w:hint="eastAsia"/>
            <w:color w:val="EE0000"/>
            <w:sz w:val="24"/>
            <w:szCs w:val="24"/>
          </w:rPr>
          <w:t>，</w:t>
        </w:r>
      </w:ins>
      <w:ins w:id="95" w:author="Xiaohong Xin" w:date="2026-08-03T13:04:00Z">
        <w:r w:rsidRPr="009149FF">
          <w:rPr>
            <w:rFonts w:ascii="宋体" w:eastAsia="宋体" w:hAnsi="宋体" w:hint="eastAsia"/>
            <w:color w:val="EE0000"/>
            <w:sz w:val="24"/>
            <w:szCs w:val="24"/>
            <w:rPrChange w:id="96" w:author="Xiaohong Xin" w:date="2026-08-03T13:04:00Z" w16du:dateUtc="2026-08-03T05:04:00Z">
              <w:rPr>
                <w:rFonts w:ascii="宋体" w:eastAsia="宋体" w:hAnsi="宋体" w:hint="eastAsia"/>
                <w:strike/>
                <w:sz w:val="24"/>
                <w:szCs w:val="24"/>
              </w:rPr>
            </w:rPrChange>
          </w:rPr>
          <w:t xml:space="preserve">确保 AI </w:t>
        </w:r>
      </w:ins>
      <w:ins w:id="97" w:author="Xiaohong Xin" w:date="2026-08-03T13:07:00Z" w16du:dateUtc="2026-08-03T05:07:00Z">
        <w:r>
          <w:rPr>
            <w:rFonts w:ascii="宋体" w:eastAsia="宋体" w:hAnsi="宋体" w:hint="eastAsia"/>
            <w:color w:val="EE0000"/>
            <w:sz w:val="24"/>
            <w:szCs w:val="24"/>
          </w:rPr>
          <w:t>治理</w:t>
        </w:r>
      </w:ins>
      <w:ins w:id="98" w:author="Xiaohong Xin" w:date="2026-08-03T13:04:00Z">
        <w:r w:rsidRPr="009149FF">
          <w:rPr>
            <w:rFonts w:ascii="宋体" w:eastAsia="宋体" w:hAnsi="宋体" w:hint="eastAsia"/>
            <w:color w:val="EE0000"/>
            <w:sz w:val="24"/>
            <w:szCs w:val="24"/>
            <w:rPrChange w:id="99" w:author="Xiaohong Xin" w:date="2026-08-03T13:04:00Z" w16du:dateUtc="2026-08-03T05:04:00Z">
              <w:rPr>
                <w:rFonts w:ascii="宋体" w:eastAsia="宋体" w:hAnsi="宋体" w:hint="eastAsia"/>
                <w:strike/>
                <w:sz w:val="24"/>
                <w:szCs w:val="24"/>
              </w:rPr>
            </w:rPrChange>
          </w:rPr>
          <w:t>工具能精准读取</w:t>
        </w:r>
      </w:ins>
      <w:ins w:id="100" w:author="Xiaohong Xin" w:date="2026-08-03T13:07:00Z" w16du:dateUtc="2026-08-03T05:07:00Z">
        <w:r>
          <w:rPr>
            <w:rFonts w:ascii="宋体" w:eastAsia="宋体" w:hAnsi="宋体" w:hint="eastAsia"/>
            <w:color w:val="EE0000"/>
            <w:sz w:val="24"/>
            <w:szCs w:val="24"/>
          </w:rPr>
          <w:t>数据</w:t>
        </w:r>
      </w:ins>
      <w:ins w:id="101" w:author="Xiaohong Xin" w:date="2026-08-03T13:04:00Z">
        <w:r w:rsidRPr="009149FF">
          <w:rPr>
            <w:rFonts w:ascii="宋体" w:eastAsia="宋体" w:hAnsi="宋体" w:hint="eastAsia"/>
            <w:color w:val="EE0000"/>
            <w:sz w:val="24"/>
            <w:szCs w:val="24"/>
            <w:rPrChange w:id="102" w:author="Xiaohong Xin" w:date="2026-08-03T13:04:00Z" w16du:dateUtc="2026-08-03T05:04:00Z">
              <w:rPr>
                <w:rFonts w:ascii="宋体" w:eastAsia="宋体" w:hAnsi="宋体" w:hint="eastAsia"/>
                <w:strike/>
                <w:sz w:val="24"/>
                <w:szCs w:val="24"/>
              </w:rPr>
            </w:rPrChange>
          </w:rPr>
          <w:t>指南</w:t>
        </w:r>
      </w:ins>
      <w:ins w:id="103" w:author="Xiaohong Xin" w:date="2026-08-03T13:08:00Z" w16du:dateUtc="2026-08-03T05:08:00Z">
        <w:r w:rsidR="007970C0">
          <w:rPr>
            <w:rFonts w:ascii="宋体" w:eastAsia="宋体" w:hAnsi="宋体" w:hint="eastAsia"/>
            <w:color w:val="EE0000"/>
            <w:sz w:val="24"/>
            <w:szCs w:val="24"/>
          </w:rPr>
          <w:t>。</w:t>
        </w:r>
      </w:ins>
    </w:p>
    <w:p w14:paraId="3B844C0F" w14:textId="77777777" w:rsidR="009149FF" w:rsidRPr="009149FF" w:rsidRDefault="009149FF">
      <w:pPr>
        <w:spacing w:line="360" w:lineRule="auto"/>
        <w:ind w:firstLineChars="200" w:firstLine="480"/>
        <w:rPr>
          <w:rFonts w:ascii="宋体" w:eastAsia="宋体" w:hAnsi="宋体" w:hint="eastAsia"/>
          <w:strike/>
          <w:sz w:val="24"/>
          <w:szCs w:val="24"/>
          <w:rPrChange w:id="104" w:author="Xiaohong Xin" w:date="2026-08-03T13:04:00Z" w16du:dateUtc="2026-08-03T05:04:00Z">
            <w:rPr>
              <w:rFonts w:ascii="宋体" w:eastAsia="宋体" w:hAnsi="宋体" w:hint="eastAsia"/>
              <w:sz w:val="24"/>
              <w:szCs w:val="24"/>
            </w:rPr>
          </w:rPrChange>
        </w:rPr>
      </w:pPr>
    </w:p>
    <w:p w14:paraId="49F9F031" w14:textId="77777777" w:rsidR="00F15A7E" w:rsidRDefault="00000000">
      <w:pPr>
        <w:pStyle w:val="2"/>
      </w:pPr>
      <w:r>
        <w:rPr>
          <w:rFonts w:hint="eastAsia"/>
        </w:rPr>
        <w:t>数据加工与处理</w:t>
      </w:r>
    </w:p>
    <w:p w14:paraId="42BC3C6E"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基于公路综合信息平台项目已建成的一体化大数据治理平台，</w:t>
      </w:r>
      <w:ins w:id="105" w:author="启程" w:date="2026-07-27T16:27:00Z">
        <w:r>
          <w:rPr>
            <w:rFonts w:ascii="宋体" w:eastAsia="宋体" w:hAnsi="宋体" w:hint="eastAsia"/>
            <w:sz w:val="24"/>
            <w:szCs w:val="24"/>
          </w:rPr>
          <w:t>打通</w:t>
        </w:r>
      </w:ins>
      <w:del w:id="106" w:author="启程" w:date="2026-07-27T16:27:00Z">
        <w:r>
          <w:rPr>
            <w:rFonts w:ascii="宋体" w:eastAsia="宋体" w:hAnsi="宋体" w:hint="eastAsia"/>
            <w:sz w:val="24"/>
            <w:szCs w:val="24"/>
          </w:rPr>
          <w:delText>围绕</w:delText>
        </w:r>
      </w:del>
      <w:r>
        <w:rPr>
          <w:rFonts w:ascii="宋体" w:eastAsia="宋体" w:hAnsi="宋体" w:hint="eastAsia"/>
          <w:sz w:val="24"/>
          <w:szCs w:val="24"/>
        </w:rPr>
        <w:t>公路数据采、存、管、通、用全生产链路</w:t>
      </w:r>
      <w:del w:id="107" w:author="启程" w:date="2026-07-27T16:27:00Z">
        <w:r>
          <w:rPr>
            <w:rFonts w:ascii="宋体" w:eastAsia="宋体" w:hAnsi="宋体" w:hint="eastAsia"/>
            <w:sz w:val="24"/>
            <w:szCs w:val="24"/>
          </w:rPr>
          <w:delText>，打造一站式数据治理工作台</w:delText>
        </w:r>
      </w:del>
      <w:r>
        <w:rPr>
          <w:rFonts w:ascii="宋体" w:eastAsia="宋体" w:hAnsi="宋体" w:hint="eastAsia"/>
          <w:sz w:val="24"/>
          <w:szCs w:val="24"/>
        </w:rPr>
        <w:t>。</w:t>
      </w:r>
    </w:p>
    <w:p w14:paraId="4765C047" w14:textId="77777777" w:rsidR="00F15A7E" w:rsidRDefault="00000000">
      <w:pPr>
        <w:pStyle w:val="3"/>
      </w:pPr>
      <w:r>
        <w:rPr>
          <w:rFonts w:hint="eastAsia"/>
        </w:rPr>
        <w:lastRenderedPageBreak/>
        <w:t>数据接入汇聚</w:t>
      </w:r>
    </w:p>
    <w:p w14:paraId="70D4E316" w14:textId="77777777" w:rsidR="00F15A7E" w:rsidRDefault="00000000">
      <w:pPr>
        <w:spacing w:line="360" w:lineRule="auto"/>
        <w:ind w:firstLineChars="200" w:firstLine="480"/>
        <w:rPr>
          <w:rFonts w:ascii="宋体" w:eastAsia="宋体" w:hAnsi="宋体" w:hint="eastAsia"/>
          <w:sz w:val="24"/>
          <w:szCs w:val="24"/>
        </w:rPr>
      </w:pPr>
      <w:ins w:id="108" w:author="启程" w:date="2026-07-27T16:24:00Z">
        <w:r>
          <w:rPr>
            <w:rFonts w:ascii="宋体" w:eastAsia="宋体" w:hAnsi="宋体" w:hint="eastAsia"/>
            <w:sz w:val="24"/>
            <w:szCs w:val="24"/>
          </w:rPr>
          <w:t>对接</w:t>
        </w:r>
      </w:ins>
      <w:ins w:id="109" w:author="启程" w:date="2026-07-27T16:25:00Z">
        <w:r>
          <w:rPr>
            <w:rFonts w:ascii="宋体" w:eastAsia="宋体" w:hAnsi="宋体" w:hint="eastAsia"/>
            <w:sz w:val="24"/>
            <w:szCs w:val="24"/>
          </w:rPr>
          <w:t>市州物联平台、视频整合平台及高速公路运营的单位平台，接入外场感知设备数据</w:t>
        </w:r>
      </w:ins>
      <w:ins w:id="110" w:author="启程" w:date="2026-07-27T16:21:00Z">
        <w:r>
          <w:rPr>
            <w:rFonts w:ascii="宋体" w:eastAsia="宋体" w:hAnsi="宋体" w:hint="eastAsia"/>
            <w:sz w:val="24"/>
            <w:szCs w:val="24"/>
          </w:rPr>
          <w:t>；新建业务系统数据</w:t>
        </w:r>
      </w:ins>
      <w:ins w:id="111" w:author="启程" w:date="2026-07-27T16:22:00Z">
        <w:r>
          <w:rPr>
            <w:rFonts w:ascii="宋体" w:eastAsia="宋体" w:hAnsi="宋体" w:hint="eastAsia"/>
            <w:sz w:val="24"/>
            <w:szCs w:val="24"/>
          </w:rPr>
          <w:t>接入；</w:t>
        </w:r>
      </w:ins>
      <w:ins w:id="112" w:author="启程" w:date="2026-07-27T16:21:00Z">
        <w:r>
          <w:rPr>
            <w:rFonts w:ascii="宋体" w:eastAsia="宋体" w:hAnsi="宋体" w:hint="eastAsia"/>
            <w:sz w:val="24"/>
            <w:szCs w:val="24"/>
          </w:rPr>
          <w:t>外部协同数据接入</w:t>
        </w:r>
      </w:ins>
      <w:ins w:id="113" w:author="启程" w:date="2026-07-27T16:26:00Z">
        <w:r>
          <w:rPr>
            <w:rFonts w:ascii="宋体" w:eastAsia="宋体" w:hAnsi="宋体" w:hint="eastAsia"/>
            <w:sz w:val="24"/>
            <w:szCs w:val="24"/>
          </w:rPr>
          <w:t>，对接政府侧数据底座</w:t>
        </w:r>
      </w:ins>
      <w:ins w:id="114" w:author="启程" w:date="2026-07-27T16:21:00Z">
        <w:r>
          <w:rPr>
            <w:rFonts w:ascii="宋体" w:eastAsia="宋体" w:hAnsi="宋体" w:hint="eastAsia"/>
            <w:sz w:val="24"/>
            <w:szCs w:val="24"/>
          </w:rPr>
          <w:t>；</w:t>
        </w:r>
      </w:ins>
      <w:r>
        <w:rPr>
          <w:rFonts w:ascii="宋体" w:eastAsia="宋体" w:hAnsi="宋体" w:hint="eastAsia"/>
          <w:sz w:val="24"/>
          <w:szCs w:val="24"/>
        </w:rPr>
        <w:t>基于公路综合信息平台现有数据仓库，接入本次数字化转型新建的湖北省公路路网运行监测与应急指挥调度系统、湖北省交通流量调查系统、湖北公路服务区管理系统、湖北公路基础设施监测系统等业务系统数据，实现业务数据的常态化汇聚接入，形成《数据资源接入清单》。</w:t>
      </w:r>
    </w:p>
    <w:p w14:paraId="185965C4" w14:textId="77777777" w:rsidR="00F15A7E" w:rsidRDefault="00000000">
      <w:pPr>
        <w:pStyle w:val="3"/>
      </w:pPr>
      <w:r>
        <w:rPr>
          <w:rFonts w:hint="eastAsia"/>
        </w:rPr>
        <w:t>数据清洗</w:t>
      </w:r>
    </w:p>
    <w:p w14:paraId="5044DA38"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数据清洗工作针对</w:t>
      </w:r>
      <w:ins w:id="115" w:author="启程" w:date="2026-07-27T16:30:00Z">
        <w:r>
          <w:rPr>
            <w:rFonts w:ascii="宋体" w:eastAsia="宋体" w:hAnsi="宋体" w:hint="eastAsia"/>
            <w:sz w:val="24"/>
            <w:szCs w:val="24"/>
          </w:rPr>
          <w:t>数转项目接入的数据</w:t>
        </w:r>
      </w:ins>
      <w:del w:id="116" w:author="启程" w:date="2026-07-27T16:40:00Z">
        <w:r>
          <w:rPr>
            <w:rFonts w:ascii="宋体" w:eastAsia="宋体" w:hAnsi="宋体" w:hint="eastAsia"/>
            <w:sz w:val="24"/>
            <w:szCs w:val="24"/>
          </w:rPr>
          <w:delText>结构化业务数据、时序感知数据、非结构化数据及外部数据四类对象</w:delText>
        </w:r>
      </w:del>
      <w:r>
        <w:rPr>
          <w:rFonts w:ascii="宋体" w:eastAsia="宋体" w:hAnsi="宋体" w:hint="eastAsia"/>
          <w:sz w:val="24"/>
          <w:szCs w:val="24"/>
        </w:rPr>
        <w:t>开展治理，按照数据</w:t>
      </w:r>
      <w:ins w:id="117" w:author="启程" w:date="2026-07-27T16:41:00Z">
        <w:r>
          <w:rPr>
            <w:rFonts w:ascii="宋体" w:eastAsia="宋体" w:hAnsi="宋体" w:hint="eastAsia"/>
            <w:sz w:val="24"/>
            <w:szCs w:val="24"/>
          </w:rPr>
          <w:t>指南</w:t>
        </w:r>
      </w:ins>
      <w:del w:id="118" w:author="启程" w:date="2026-07-27T16:40:00Z">
        <w:r>
          <w:rPr>
            <w:rFonts w:ascii="宋体" w:eastAsia="宋体" w:hAnsi="宋体"/>
            <w:sz w:val="24"/>
            <w:szCs w:val="24"/>
          </w:rPr>
          <w:delText>标准</w:delText>
        </w:r>
      </w:del>
      <w:ins w:id="119" w:author="启程" w:date="2026-07-27T16:41:00Z">
        <w:r>
          <w:rPr>
            <w:rFonts w:ascii="宋体" w:eastAsia="宋体" w:hAnsi="宋体" w:hint="eastAsia"/>
            <w:sz w:val="24"/>
            <w:szCs w:val="24"/>
          </w:rPr>
          <w:t>要求</w:t>
        </w:r>
      </w:ins>
      <w:del w:id="120" w:author="启程" w:date="2026-07-27T16:41:00Z">
        <w:r>
          <w:rPr>
            <w:rFonts w:ascii="宋体" w:eastAsia="宋体" w:hAnsi="宋体" w:hint="eastAsia"/>
            <w:sz w:val="24"/>
            <w:szCs w:val="24"/>
          </w:rPr>
          <w:delText>对数据</w:delText>
        </w:r>
      </w:del>
      <w:r>
        <w:rPr>
          <w:rFonts w:ascii="宋体" w:eastAsia="宋体" w:hAnsi="宋体" w:hint="eastAsia"/>
          <w:sz w:val="24"/>
          <w:szCs w:val="24"/>
        </w:rPr>
        <w:t>进行清洗转换，对</w:t>
      </w:r>
      <w:ins w:id="121" w:author="启程" w:date="2026-07-27T16:42:00Z">
        <w:r>
          <w:rPr>
            <w:rFonts w:ascii="宋体" w:eastAsia="宋体" w:hAnsi="宋体" w:hint="eastAsia"/>
            <w:sz w:val="24"/>
            <w:szCs w:val="24"/>
          </w:rPr>
          <w:t>接入</w:t>
        </w:r>
      </w:ins>
      <w:del w:id="122" w:author="启程" w:date="2026-07-27T16:42:00Z">
        <w:r>
          <w:rPr>
            <w:rFonts w:ascii="宋体" w:eastAsia="宋体" w:hAnsi="宋体" w:hint="eastAsia"/>
            <w:sz w:val="24"/>
            <w:szCs w:val="24"/>
          </w:rPr>
          <w:delText>原始</w:delText>
        </w:r>
      </w:del>
      <w:r>
        <w:rPr>
          <w:rFonts w:ascii="宋体" w:eastAsia="宋体" w:hAnsi="宋体" w:hint="eastAsia"/>
          <w:sz w:val="24"/>
          <w:szCs w:val="24"/>
        </w:rPr>
        <w:t>数据进行质量检测，</w:t>
      </w:r>
      <w:del w:id="123" w:author="启程" w:date="2026-07-27T16:44:00Z">
        <w:r>
          <w:rPr>
            <w:rFonts w:ascii="宋体" w:eastAsia="宋体" w:hAnsi="宋体" w:hint="eastAsia"/>
            <w:sz w:val="24"/>
            <w:szCs w:val="24"/>
          </w:rPr>
          <w:delText>出具</w:delText>
        </w:r>
      </w:del>
      <w:ins w:id="124" w:author="启程" w:date="2026-07-27T16:44:00Z">
        <w:r>
          <w:rPr>
            <w:rFonts w:ascii="宋体" w:eastAsia="宋体" w:hAnsi="宋体" w:hint="eastAsia"/>
            <w:sz w:val="24"/>
            <w:szCs w:val="24"/>
          </w:rPr>
          <w:t>分类出具</w:t>
        </w:r>
      </w:ins>
      <w:r>
        <w:rPr>
          <w:rFonts w:ascii="宋体" w:eastAsia="宋体" w:hAnsi="宋体" w:hint="eastAsia"/>
          <w:sz w:val="24"/>
          <w:szCs w:val="24"/>
        </w:rPr>
        <w:t>《数据质量报告》</w:t>
      </w:r>
      <w:del w:id="125" w:author="启程" w:date="2026-07-27T16:43:00Z">
        <w:r>
          <w:rPr>
            <w:rFonts w:ascii="宋体" w:eastAsia="宋体" w:hAnsi="宋体" w:hint="eastAsia"/>
            <w:sz w:val="24"/>
            <w:szCs w:val="24"/>
          </w:rPr>
          <w:delText>，反馈问题至数据源</w:delText>
        </w:r>
      </w:del>
      <w:r>
        <w:rPr>
          <w:rFonts w:ascii="宋体" w:eastAsia="宋体" w:hAnsi="宋体" w:hint="eastAsia"/>
          <w:sz w:val="24"/>
          <w:szCs w:val="24"/>
        </w:rPr>
        <w:t>。</w:t>
      </w:r>
    </w:p>
    <w:p w14:paraId="74291A4A" w14:textId="77777777" w:rsidR="00F15A7E" w:rsidRPr="00800B21" w:rsidRDefault="00000000">
      <w:pPr>
        <w:pStyle w:val="3"/>
        <w:rPr>
          <w:color w:val="EE0000"/>
          <w:rPrChange w:id="126" w:author="C A" w:date="2026-08-03T16:20:00Z" w16du:dateUtc="2026-08-03T08:20:00Z">
            <w:rPr/>
          </w:rPrChange>
        </w:rPr>
      </w:pPr>
      <w:r w:rsidRPr="00800B21">
        <w:rPr>
          <w:rFonts w:hint="eastAsia"/>
          <w:color w:val="EE0000"/>
          <w:rPrChange w:id="127" w:author="C A" w:date="2026-08-03T16:20:00Z" w16du:dateUtc="2026-08-03T08:20:00Z">
            <w:rPr>
              <w:rFonts w:hint="eastAsia"/>
            </w:rPr>
          </w:rPrChange>
        </w:rPr>
        <w:t>A</w:t>
      </w:r>
      <w:r w:rsidRPr="00800B21">
        <w:rPr>
          <w:color w:val="EE0000"/>
          <w:rPrChange w:id="128" w:author="C A" w:date="2026-08-03T16:20:00Z" w16du:dateUtc="2026-08-03T08:20:00Z">
            <w:rPr/>
          </w:rPrChange>
        </w:rPr>
        <w:t>I</w:t>
      </w:r>
      <w:r w:rsidRPr="00800B21">
        <w:rPr>
          <w:rFonts w:hint="eastAsia"/>
          <w:color w:val="EE0000"/>
          <w:rPrChange w:id="129" w:author="C A" w:date="2026-08-03T16:20:00Z" w16du:dateUtc="2026-08-03T08:20:00Z">
            <w:rPr>
              <w:rFonts w:hint="eastAsia"/>
            </w:rPr>
          </w:rPrChange>
        </w:rPr>
        <w:t>治理工具</w:t>
      </w:r>
    </w:p>
    <w:p w14:paraId="167B5E37" w14:textId="33151C40" w:rsidR="003E4764" w:rsidRPr="00800B21" w:rsidRDefault="00000000" w:rsidP="003E4764">
      <w:pPr>
        <w:spacing w:line="360" w:lineRule="auto"/>
        <w:ind w:firstLineChars="200" w:firstLine="480"/>
        <w:rPr>
          <w:ins w:id="130" w:author="C A" w:date="2026-08-03T15:32:00Z" w16du:dateUtc="2026-08-03T07:32:00Z"/>
          <w:rFonts w:ascii="宋体" w:eastAsia="宋体" w:hAnsi="宋体" w:hint="eastAsia"/>
          <w:color w:val="EE0000"/>
          <w:sz w:val="24"/>
          <w:szCs w:val="24"/>
          <w:rPrChange w:id="131" w:author="C A" w:date="2026-08-03T16:20:00Z" w16du:dateUtc="2026-08-03T08:20:00Z">
            <w:rPr>
              <w:ins w:id="132" w:author="C A" w:date="2026-08-03T15:32:00Z" w16du:dateUtc="2026-08-03T07:32:00Z"/>
              <w:rFonts w:ascii="宋体" w:eastAsia="宋体" w:hAnsi="宋体" w:hint="eastAsia"/>
              <w:sz w:val="24"/>
              <w:szCs w:val="24"/>
            </w:rPr>
          </w:rPrChange>
        </w:rPr>
      </w:pPr>
      <w:r w:rsidRPr="00800B21">
        <w:rPr>
          <w:rFonts w:ascii="宋体" w:eastAsia="宋体" w:hAnsi="宋体" w:hint="eastAsia"/>
          <w:color w:val="EE0000"/>
          <w:sz w:val="24"/>
          <w:szCs w:val="24"/>
          <w:rPrChange w:id="133" w:author="C A" w:date="2026-08-03T16:20:00Z" w16du:dateUtc="2026-08-03T08:20:00Z">
            <w:rPr>
              <w:rFonts w:ascii="宋体" w:eastAsia="宋体" w:hAnsi="宋体" w:hint="eastAsia"/>
              <w:sz w:val="24"/>
              <w:szCs w:val="24"/>
            </w:rPr>
          </w:rPrChange>
        </w:rPr>
        <w:t>基于本次数字化转型任务建设的基础通用大模型能力以及政府侧数据底座算力资源，提供涵盖以下功能的</w:t>
      </w:r>
      <w:r w:rsidRPr="00800B21">
        <w:rPr>
          <w:rFonts w:ascii="宋体" w:eastAsia="宋体" w:hAnsi="宋体"/>
          <w:color w:val="EE0000"/>
          <w:sz w:val="24"/>
          <w:szCs w:val="24"/>
          <w:rPrChange w:id="134" w:author="C A" w:date="2026-08-03T16:20:00Z" w16du:dateUtc="2026-08-03T08:20:00Z">
            <w:rPr>
              <w:rFonts w:ascii="宋体" w:eastAsia="宋体" w:hAnsi="宋体"/>
              <w:sz w:val="24"/>
              <w:szCs w:val="24"/>
            </w:rPr>
          </w:rPrChange>
        </w:rPr>
        <w:t>AI治理</w:t>
      </w:r>
      <w:r w:rsidRPr="00800B21">
        <w:rPr>
          <w:rFonts w:ascii="宋体" w:eastAsia="宋体" w:hAnsi="宋体" w:hint="eastAsia"/>
          <w:color w:val="EE0000"/>
          <w:sz w:val="24"/>
          <w:szCs w:val="24"/>
          <w:rPrChange w:id="135" w:author="C A" w:date="2026-08-03T16:20:00Z" w16du:dateUtc="2026-08-03T08:20:00Z">
            <w:rPr>
              <w:rFonts w:ascii="宋体" w:eastAsia="宋体" w:hAnsi="宋体" w:hint="eastAsia"/>
              <w:sz w:val="24"/>
              <w:szCs w:val="24"/>
            </w:rPr>
          </w:rPrChange>
        </w:rPr>
        <w:t>工具</w:t>
      </w:r>
      <w:r w:rsidRPr="00800B21">
        <w:rPr>
          <w:rFonts w:ascii="宋体" w:eastAsia="宋体" w:hAnsi="宋体"/>
          <w:color w:val="EE0000"/>
          <w:sz w:val="24"/>
          <w:szCs w:val="24"/>
          <w:rPrChange w:id="136" w:author="C A" w:date="2026-08-03T16:20:00Z" w16du:dateUtc="2026-08-03T08:20:00Z">
            <w:rPr>
              <w:rFonts w:ascii="宋体" w:eastAsia="宋体" w:hAnsi="宋体"/>
              <w:sz w:val="24"/>
              <w:szCs w:val="24"/>
            </w:rPr>
          </w:rPrChange>
        </w:rPr>
        <w:t>：</w:t>
      </w:r>
    </w:p>
    <w:p w14:paraId="0FC161E6" w14:textId="65F20452" w:rsidR="00DC09E5" w:rsidRPr="00800B21" w:rsidRDefault="00DC09E5" w:rsidP="00B06ACC">
      <w:pPr>
        <w:pStyle w:val="4"/>
        <w:rPr>
          <w:ins w:id="137" w:author="C A" w:date="2026-08-03T15:32:00Z" w16du:dateUtc="2026-08-03T07:32:00Z"/>
          <w:rFonts w:hint="eastAsia"/>
        </w:rPr>
        <w:pPrChange w:id="138" w:author="C A" w:date="2026-08-03T16:17:00Z" w16du:dateUtc="2026-08-03T08:17:00Z">
          <w:pPr>
            <w:spacing w:line="360" w:lineRule="auto"/>
            <w:ind w:firstLineChars="200" w:firstLine="480"/>
          </w:pPr>
        </w:pPrChange>
      </w:pPr>
      <w:ins w:id="139" w:author="C A" w:date="2026-08-03T15:32:00Z" w16du:dateUtc="2026-08-03T07:32:00Z">
        <w:r w:rsidRPr="00800B21">
          <w:rPr>
            <w:rFonts w:hint="eastAsia"/>
          </w:rPr>
          <w:t>智能需求调研</w:t>
        </w:r>
      </w:ins>
    </w:p>
    <w:p w14:paraId="450ABB3B" w14:textId="24FA6F12" w:rsidR="00541BF0" w:rsidRPr="00800B21" w:rsidRDefault="00541BF0" w:rsidP="00DC09E5">
      <w:pPr>
        <w:spacing w:line="360" w:lineRule="auto"/>
        <w:ind w:firstLineChars="200" w:firstLine="480"/>
        <w:rPr>
          <w:ins w:id="140" w:author="C A" w:date="2026-08-03T16:04:00Z" w16du:dateUtc="2026-08-03T08:04:00Z"/>
          <w:rFonts w:ascii="宋体" w:eastAsia="宋体" w:hAnsi="宋体" w:hint="eastAsia"/>
          <w:color w:val="EE0000"/>
          <w:sz w:val="24"/>
          <w:szCs w:val="24"/>
        </w:rPr>
      </w:pPr>
      <w:ins w:id="141" w:author="C A" w:date="2026-08-03T16:04:00Z" w16du:dateUtc="2026-08-03T08:04:00Z">
        <w:r w:rsidRPr="00800B21">
          <w:rPr>
            <w:rFonts w:ascii="宋体" w:eastAsia="宋体" w:hAnsi="宋体"/>
            <w:color w:val="EE0000"/>
            <w:sz w:val="24"/>
            <w:szCs w:val="24"/>
          </w:rPr>
          <w:t>面向湖北省公路事业发展中心及所属单位，支持基于湖北公路行业政策、养护管理、路网监测、应急调度等业务特征及公开信息自动构建单位画像，生成符合本次数据治理工程节奏的调研计划书与排期表；支持自动识别公路业务板块并智能匹配交通行业模板。将需求调研周期明显压缩，调研产出物由人工零散整理转为结构化、可追溯的统一归档，为后续治理任务拆解与排期提供可靠依据</w:t>
        </w:r>
      </w:ins>
      <w:ins w:id="142" w:author="C A" w:date="2026-08-03T16:07:00Z" w16du:dateUtc="2026-08-03T08:07:00Z">
        <w:r w:rsidRPr="00800B21">
          <w:rPr>
            <w:rFonts w:ascii="宋体" w:eastAsia="宋体" w:hAnsi="宋体" w:hint="eastAsia"/>
            <w:color w:val="EE0000"/>
            <w:sz w:val="24"/>
            <w:szCs w:val="24"/>
          </w:rPr>
          <w:t>，具体功能需求</w:t>
        </w:r>
      </w:ins>
      <w:ins w:id="143" w:author="C A" w:date="2026-08-03T16:09:00Z" w16du:dateUtc="2026-08-03T08:09:00Z">
        <w:r w:rsidRPr="00800B21">
          <w:rPr>
            <w:rFonts w:ascii="宋体" w:eastAsia="宋体" w:hAnsi="宋体" w:hint="eastAsia"/>
            <w:color w:val="EE0000"/>
            <w:sz w:val="24"/>
            <w:szCs w:val="24"/>
          </w:rPr>
          <w:t>包括不限于</w:t>
        </w:r>
      </w:ins>
      <w:ins w:id="144" w:author="C A" w:date="2026-08-03T16:07:00Z" w16du:dateUtc="2026-08-03T08:07:00Z">
        <w:r w:rsidRPr="00800B21">
          <w:rPr>
            <w:rFonts w:ascii="宋体" w:eastAsia="宋体" w:hAnsi="宋体" w:hint="eastAsia"/>
            <w:color w:val="EE0000"/>
            <w:sz w:val="24"/>
            <w:szCs w:val="24"/>
          </w:rPr>
          <w:t>：</w:t>
        </w:r>
      </w:ins>
    </w:p>
    <w:p w14:paraId="010729EC" w14:textId="31B7983D" w:rsidR="00DC09E5" w:rsidRPr="00800B21" w:rsidRDefault="00DC09E5" w:rsidP="00541BF0">
      <w:pPr>
        <w:pStyle w:val="a0"/>
        <w:numPr>
          <w:ilvl w:val="0"/>
          <w:numId w:val="3"/>
        </w:numPr>
        <w:spacing w:line="360" w:lineRule="auto"/>
        <w:ind w:left="0" w:firstLine="480"/>
        <w:rPr>
          <w:ins w:id="145" w:author="C A" w:date="2026-08-03T15:32:00Z" w16du:dateUtc="2026-08-03T07:32:00Z"/>
          <w:rFonts w:ascii="宋体" w:eastAsia="宋体" w:hAnsi="宋体" w:hint="eastAsia"/>
          <w:color w:val="EE0000"/>
          <w:sz w:val="24"/>
          <w:szCs w:val="24"/>
          <w:rPrChange w:id="146" w:author="C A" w:date="2026-08-03T16:20:00Z" w16du:dateUtc="2026-08-03T08:20:00Z">
            <w:rPr>
              <w:ins w:id="147" w:author="C A" w:date="2026-08-03T15:32:00Z" w16du:dateUtc="2026-08-03T07:32:00Z"/>
              <w:rFonts w:ascii="宋体" w:eastAsia="宋体" w:hAnsi="宋体" w:hint="eastAsia"/>
              <w:sz w:val="24"/>
              <w:szCs w:val="24"/>
            </w:rPr>
          </w:rPrChange>
        </w:rPr>
        <w:pPrChange w:id="148" w:author="C A" w:date="2026-08-03T16:05:00Z" w16du:dateUtc="2026-08-03T08:05:00Z">
          <w:pPr>
            <w:spacing w:line="360" w:lineRule="auto"/>
            <w:ind w:firstLineChars="200" w:firstLine="480"/>
          </w:pPr>
        </w:pPrChange>
      </w:pPr>
      <w:ins w:id="149" w:author="C A" w:date="2026-08-03T15:32:00Z" w16du:dateUtc="2026-08-03T07:32:00Z">
        <w:r w:rsidRPr="00800B21">
          <w:rPr>
            <w:rFonts w:ascii="宋体" w:eastAsia="宋体" w:hAnsi="宋体" w:hint="eastAsia"/>
            <w:color w:val="EE0000"/>
            <w:sz w:val="24"/>
            <w:szCs w:val="24"/>
            <w:rPrChange w:id="150" w:author="C A" w:date="2026-08-03T16:20:00Z" w16du:dateUtc="2026-08-03T08:20:00Z">
              <w:rPr>
                <w:rFonts w:ascii="宋体" w:eastAsia="宋体" w:hAnsi="宋体" w:hint="eastAsia"/>
                <w:sz w:val="24"/>
                <w:szCs w:val="24"/>
              </w:rPr>
            </w:rPrChange>
          </w:rPr>
          <w:t>支持针对管理层、业务层、技术层差异化生成访谈提纲，不同角色对应不同问题深度与视角；内置行业问题库，支持智能推荐问题条目，可按需增删调整。</w:t>
        </w:r>
      </w:ins>
    </w:p>
    <w:p w14:paraId="0ADFFDDB" w14:textId="40CE6E2C" w:rsidR="00DC09E5" w:rsidRPr="00800B21" w:rsidRDefault="00DC09E5" w:rsidP="00541BF0">
      <w:pPr>
        <w:pStyle w:val="a0"/>
        <w:numPr>
          <w:ilvl w:val="0"/>
          <w:numId w:val="3"/>
        </w:numPr>
        <w:spacing w:line="360" w:lineRule="auto"/>
        <w:ind w:left="0" w:firstLine="480"/>
        <w:rPr>
          <w:ins w:id="151" w:author="C A" w:date="2026-08-03T15:32:00Z" w16du:dateUtc="2026-08-03T07:32:00Z"/>
          <w:rFonts w:ascii="宋体" w:eastAsia="宋体" w:hAnsi="宋体" w:hint="eastAsia"/>
          <w:color w:val="EE0000"/>
          <w:sz w:val="24"/>
          <w:szCs w:val="24"/>
          <w:rPrChange w:id="152" w:author="C A" w:date="2026-08-03T16:20:00Z" w16du:dateUtc="2026-08-03T08:20:00Z">
            <w:rPr>
              <w:ins w:id="153" w:author="C A" w:date="2026-08-03T15:32:00Z" w16du:dateUtc="2026-08-03T07:32:00Z"/>
              <w:rFonts w:ascii="宋体" w:eastAsia="宋体" w:hAnsi="宋体" w:hint="eastAsia"/>
              <w:sz w:val="24"/>
              <w:szCs w:val="24"/>
            </w:rPr>
          </w:rPrChange>
        </w:rPr>
        <w:pPrChange w:id="154" w:author="C A" w:date="2026-08-03T16:05:00Z" w16du:dateUtc="2026-08-03T08:05:00Z">
          <w:pPr>
            <w:spacing w:line="360" w:lineRule="auto"/>
            <w:ind w:firstLineChars="200" w:firstLine="480"/>
          </w:pPr>
        </w:pPrChange>
      </w:pPr>
      <w:ins w:id="155" w:author="C A" w:date="2026-08-03T15:32:00Z" w16du:dateUtc="2026-08-03T07:32:00Z">
        <w:r w:rsidRPr="00800B21">
          <w:rPr>
            <w:rFonts w:ascii="宋体" w:eastAsia="宋体" w:hAnsi="宋体" w:hint="eastAsia"/>
            <w:color w:val="EE0000"/>
            <w:sz w:val="24"/>
            <w:szCs w:val="24"/>
            <w:rPrChange w:id="156" w:author="C A" w:date="2026-08-03T16:20:00Z" w16du:dateUtc="2026-08-03T08:20:00Z">
              <w:rPr>
                <w:rFonts w:ascii="宋体" w:eastAsia="宋体" w:hAnsi="宋体" w:hint="eastAsia"/>
                <w:sz w:val="24"/>
                <w:szCs w:val="24"/>
              </w:rPr>
            </w:rPrChange>
          </w:rPr>
          <w:t>支持录音、文档、图片等多模态格式的输入解析，自动提取会议关键信息，生成结构化会议纪要与需求清单；支持语音转文字及内容摘要自动生成，支</w:t>
        </w:r>
        <w:r w:rsidRPr="00800B21">
          <w:rPr>
            <w:rFonts w:ascii="宋体" w:eastAsia="宋体" w:hAnsi="宋体" w:hint="eastAsia"/>
            <w:color w:val="EE0000"/>
            <w:sz w:val="24"/>
            <w:szCs w:val="24"/>
            <w:rPrChange w:id="157" w:author="C A" w:date="2026-08-03T16:20:00Z" w16du:dateUtc="2026-08-03T08:20:00Z">
              <w:rPr>
                <w:rFonts w:ascii="宋体" w:eastAsia="宋体" w:hAnsi="宋体" w:hint="eastAsia"/>
                <w:sz w:val="24"/>
                <w:szCs w:val="24"/>
              </w:rPr>
            </w:rPrChange>
          </w:rPr>
          <w:lastRenderedPageBreak/>
          <w:t>持从录音内容中自动识别并提取待办事项。</w:t>
        </w:r>
      </w:ins>
    </w:p>
    <w:p w14:paraId="4E1A7A19" w14:textId="7EA395BD" w:rsidR="00DC09E5" w:rsidRPr="00800B21" w:rsidRDefault="00DC09E5" w:rsidP="00541BF0">
      <w:pPr>
        <w:pStyle w:val="a0"/>
        <w:numPr>
          <w:ilvl w:val="0"/>
          <w:numId w:val="3"/>
        </w:numPr>
        <w:spacing w:line="360" w:lineRule="auto"/>
        <w:ind w:left="0" w:firstLine="480"/>
        <w:rPr>
          <w:ins w:id="158" w:author="C A" w:date="2026-08-03T15:32:00Z" w16du:dateUtc="2026-08-03T07:32:00Z"/>
          <w:rFonts w:ascii="宋体" w:eastAsia="宋体" w:hAnsi="宋体" w:hint="eastAsia"/>
          <w:color w:val="EE0000"/>
          <w:sz w:val="24"/>
          <w:szCs w:val="24"/>
          <w:rPrChange w:id="159" w:author="C A" w:date="2026-08-03T16:20:00Z" w16du:dateUtc="2026-08-03T08:20:00Z">
            <w:rPr>
              <w:ins w:id="160" w:author="C A" w:date="2026-08-03T15:32:00Z" w16du:dateUtc="2026-08-03T07:32:00Z"/>
              <w:rFonts w:ascii="宋体" w:eastAsia="宋体" w:hAnsi="宋体" w:hint="eastAsia"/>
              <w:sz w:val="24"/>
              <w:szCs w:val="24"/>
            </w:rPr>
          </w:rPrChange>
        </w:rPr>
        <w:pPrChange w:id="161" w:author="C A" w:date="2026-08-03T16:05:00Z" w16du:dateUtc="2026-08-03T08:05:00Z">
          <w:pPr>
            <w:spacing w:line="360" w:lineRule="auto"/>
            <w:ind w:firstLineChars="200" w:firstLine="480"/>
          </w:pPr>
        </w:pPrChange>
      </w:pPr>
      <w:ins w:id="162" w:author="C A" w:date="2026-08-03T15:32:00Z" w16du:dateUtc="2026-08-03T07:32:00Z">
        <w:r w:rsidRPr="00800B21">
          <w:rPr>
            <w:rFonts w:ascii="宋体" w:eastAsia="宋体" w:hAnsi="宋体" w:hint="eastAsia"/>
            <w:color w:val="EE0000"/>
            <w:sz w:val="24"/>
            <w:szCs w:val="24"/>
            <w:rPrChange w:id="163" w:author="C A" w:date="2026-08-03T16:20:00Z" w16du:dateUtc="2026-08-03T08:20:00Z">
              <w:rPr>
                <w:rFonts w:ascii="宋体" w:eastAsia="宋体" w:hAnsi="宋体" w:hint="eastAsia"/>
                <w:sz w:val="24"/>
                <w:szCs w:val="24"/>
              </w:rPr>
            </w:rPrChange>
          </w:rPr>
          <w:t>支持调研全过程任务统一规划与进度跟踪，提供产出物版本管理与任务进度实时监控能力，全流程产出物统一归档至项目知识库。</w:t>
        </w:r>
      </w:ins>
    </w:p>
    <w:p w14:paraId="68CAF79F" w14:textId="55323744" w:rsidR="00DC09E5" w:rsidRPr="00800B21" w:rsidRDefault="00DC09E5" w:rsidP="00B06ACC">
      <w:pPr>
        <w:pStyle w:val="4"/>
        <w:rPr>
          <w:ins w:id="164" w:author="C A" w:date="2026-08-03T15:32:00Z" w16du:dateUtc="2026-08-03T07:32:00Z"/>
          <w:rFonts w:hint="eastAsia"/>
        </w:rPr>
        <w:pPrChange w:id="165" w:author="C A" w:date="2026-08-03T16:17:00Z" w16du:dateUtc="2026-08-03T08:17:00Z">
          <w:pPr>
            <w:spacing w:line="360" w:lineRule="auto"/>
            <w:ind w:firstLineChars="200" w:firstLine="480"/>
          </w:pPr>
        </w:pPrChange>
      </w:pPr>
      <w:ins w:id="166" w:author="C A" w:date="2026-08-03T15:32:00Z" w16du:dateUtc="2026-08-03T07:32:00Z">
        <w:r w:rsidRPr="00800B21">
          <w:rPr>
            <w:rFonts w:hint="eastAsia"/>
          </w:rPr>
          <w:t>智能资源盘点</w:t>
        </w:r>
      </w:ins>
    </w:p>
    <w:p w14:paraId="0C815686" w14:textId="4D706F30" w:rsidR="00541BF0" w:rsidRPr="00800B21" w:rsidRDefault="00541BF0" w:rsidP="00541BF0">
      <w:pPr>
        <w:spacing w:line="360" w:lineRule="auto"/>
        <w:ind w:firstLineChars="200" w:firstLine="480"/>
        <w:rPr>
          <w:ins w:id="167" w:author="C A" w:date="2026-08-03T16:05:00Z" w16du:dateUtc="2026-08-03T08:05:00Z"/>
          <w:rFonts w:ascii="宋体" w:eastAsia="宋体" w:hAnsi="宋体"/>
          <w:color w:val="EE0000"/>
          <w:sz w:val="24"/>
          <w:szCs w:val="24"/>
        </w:rPr>
      </w:pPr>
      <w:ins w:id="168" w:author="C A" w:date="2026-08-03T16:05:00Z" w16du:dateUtc="2026-08-03T08:05:00Z">
        <w:r w:rsidRPr="00800B21">
          <w:rPr>
            <w:rFonts w:ascii="宋体" w:eastAsia="宋体" w:hAnsi="宋体"/>
            <w:color w:val="EE0000"/>
            <w:sz w:val="24"/>
            <w:szCs w:val="24"/>
          </w:rPr>
          <w:t>支持自动连接公路综合信息平台及本次数转新建业务系统数据库，对库内表结构、字段信息及数据量级进行全量扫描；由AI推断字段业务含义并自动生成标准化字段注释。可一次性摸清项目范围内各系统数据底数，形成系统级、表级、字段级、代码表四级标准台账，盘点成果直接转化为可复用的项目资产</w:t>
        </w:r>
      </w:ins>
      <w:ins w:id="169" w:author="C A" w:date="2026-08-03T16:07:00Z" w16du:dateUtc="2026-08-03T08:07:00Z">
        <w:r w:rsidRPr="00800B21">
          <w:rPr>
            <w:rFonts w:ascii="宋体" w:eastAsia="宋体" w:hAnsi="宋体" w:hint="eastAsia"/>
            <w:color w:val="EE0000"/>
            <w:sz w:val="24"/>
            <w:szCs w:val="24"/>
          </w:rPr>
          <w:t>，</w:t>
        </w:r>
      </w:ins>
      <w:ins w:id="170" w:author="C A" w:date="2026-08-03T16:09:00Z" w16du:dateUtc="2026-08-03T08:09:00Z">
        <w:r w:rsidRPr="00800B21">
          <w:rPr>
            <w:rFonts w:ascii="宋体" w:eastAsia="宋体" w:hAnsi="宋体" w:hint="eastAsia"/>
            <w:color w:val="EE0000"/>
            <w:sz w:val="24"/>
            <w:szCs w:val="24"/>
          </w:rPr>
          <w:t>具体功能需求包括不限于：</w:t>
        </w:r>
      </w:ins>
    </w:p>
    <w:p w14:paraId="4D8A6B86" w14:textId="25FB19C2" w:rsidR="00DC09E5" w:rsidRPr="00800B21" w:rsidRDefault="00DC09E5" w:rsidP="00541BF0">
      <w:pPr>
        <w:pStyle w:val="a0"/>
        <w:numPr>
          <w:ilvl w:val="0"/>
          <w:numId w:val="4"/>
        </w:numPr>
        <w:spacing w:line="360" w:lineRule="auto"/>
        <w:ind w:left="0" w:firstLine="480"/>
        <w:rPr>
          <w:ins w:id="171" w:author="C A" w:date="2026-08-03T15:32:00Z" w16du:dateUtc="2026-08-03T07:32:00Z"/>
          <w:rFonts w:ascii="宋体" w:eastAsia="宋体" w:hAnsi="宋体" w:hint="eastAsia"/>
          <w:color w:val="EE0000"/>
          <w:sz w:val="24"/>
          <w:szCs w:val="24"/>
          <w:rPrChange w:id="172" w:author="C A" w:date="2026-08-03T16:20:00Z" w16du:dateUtc="2026-08-03T08:20:00Z">
            <w:rPr>
              <w:ins w:id="173" w:author="C A" w:date="2026-08-03T15:32:00Z" w16du:dateUtc="2026-08-03T07:32:00Z"/>
              <w:rFonts w:ascii="宋体" w:eastAsia="宋体" w:hAnsi="宋体" w:hint="eastAsia"/>
              <w:sz w:val="24"/>
              <w:szCs w:val="24"/>
            </w:rPr>
          </w:rPrChange>
        </w:rPr>
        <w:pPrChange w:id="174" w:author="C A" w:date="2026-08-03T16:06:00Z" w16du:dateUtc="2026-08-03T08:06:00Z">
          <w:pPr>
            <w:spacing w:line="360" w:lineRule="auto"/>
            <w:ind w:firstLineChars="200" w:firstLine="480"/>
          </w:pPr>
        </w:pPrChange>
      </w:pPr>
      <w:ins w:id="175" w:author="C A" w:date="2026-08-03T15:32:00Z" w16du:dateUtc="2026-08-03T07:32:00Z">
        <w:r w:rsidRPr="00800B21">
          <w:rPr>
            <w:rFonts w:ascii="宋体" w:eastAsia="宋体" w:hAnsi="宋体" w:hint="eastAsia"/>
            <w:color w:val="EE0000"/>
            <w:sz w:val="24"/>
            <w:szCs w:val="24"/>
            <w:rPrChange w:id="176" w:author="C A" w:date="2026-08-03T16:20:00Z" w16du:dateUtc="2026-08-03T08:20:00Z">
              <w:rPr>
                <w:rFonts w:ascii="宋体" w:eastAsia="宋体" w:hAnsi="宋体" w:hint="eastAsia"/>
                <w:sz w:val="24"/>
                <w:szCs w:val="24"/>
              </w:rPr>
            </w:rPrChange>
          </w:rPr>
          <w:t>支持自动连接数据库，对库内所有表结构、字段信息、数据量级进行全量扫描；支持AI自动推断字段业务含义，自动生成标准化字段注释，无需人工逐条录入。</w:t>
        </w:r>
      </w:ins>
    </w:p>
    <w:p w14:paraId="524BC893" w14:textId="2FE4478B" w:rsidR="00DC09E5" w:rsidRPr="00800B21" w:rsidRDefault="00DC09E5" w:rsidP="00541BF0">
      <w:pPr>
        <w:pStyle w:val="a0"/>
        <w:numPr>
          <w:ilvl w:val="0"/>
          <w:numId w:val="4"/>
        </w:numPr>
        <w:spacing w:line="360" w:lineRule="auto"/>
        <w:ind w:left="0" w:firstLine="480"/>
        <w:rPr>
          <w:ins w:id="177" w:author="C A" w:date="2026-08-03T15:32:00Z" w16du:dateUtc="2026-08-03T07:32:00Z"/>
          <w:rFonts w:ascii="宋体" w:eastAsia="宋体" w:hAnsi="宋体" w:hint="eastAsia"/>
          <w:color w:val="EE0000"/>
          <w:sz w:val="24"/>
          <w:szCs w:val="24"/>
          <w:rPrChange w:id="178" w:author="C A" w:date="2026-08-03T16:20:00Z" w16du:dateUtc="2026-08-03T08:20:00Z">
            <w:rPr>
              <w:ins w:id="179" w:author="C A" w:date="2026-08-03T15:32:00Z" w16du:dateUtc="2026-08-03T07:32:00Z"/>
              <w:rFonts w:ascii="宋体" w:eastAsia="宋体" w:hAnsi="宋体" w:hint="eastAsia"/>
              <w:sz w:val="24"/>
              <w:szCs w:val="24"/>
            </w:rPr>
          </w:rPrChange>
        </w:rPr>
        <w:pPrChange w:id="180" w:author="C A" w:date="2026-08-03T16:06:00Z" w16du:dateUtc="2026-08-03T08:06:00Z">
          <w:pPr>
            <w:spacing w:line="360" w:lineRule="auto"/>
            <w:ind w:firstLineChars="200" w:firstLine="480"/>
          </w:pPr>
        </w:pPrChange>
      </w:pPr>
      <w:ins w:id="181" w:author="C A" w:date="2026-08-03T15:32:00Z" w16du:dateUtc="2026-08-03T07:32:00Z">
        <w:r w:rsidRPr="00800B21">
          <w:rPr>
            <w:rFonts w:ascii="宋体" w:eastAsia="宋体" w:hAnsi="宋体" w:hint="eastAsia"/>
            <w:color w:val="EE0000"/>
            <w:sz w:val="24"/>
            <w:szCs w:val="24"/>
            <w:rPrChange w:id="182" w:author="C A" w:date="2026-08-03T16:20:00Z" w16du:dateUtc="2026-08-03T08:20:00Z">
              <w:rPr>
                <w:rFonts w:ascii="宋体" w:eastAsia="宋体" w:hAnsi="宋体" w:hint="eastAsia"/>
                <w:sz w:val="24"/>
                <w:szCs w:val="24"/>
              </w:rPr>
            </w:rPrChange>
          </w:rPr>
          <w:t>支持自动绘制系统间关系图，直观呈现系统间数据流向与关联关系。</w:t>
        </w:r>
      </w:ins>
    </w:p>
    <w:p w14:paraId="405A8186" w14:textId="3D5BC052" w:rsidR="00DC09E5" w:rsidRPr="00800B21" w:rsidRDefault="00DC09E5" w:rsidP="00541BF0">
      <w:pPr>
        <w:pStyle w:val="a0"/>
        <w:numPr>
          <w:ilvl w:val="0"/>
          <w:numId w:val="4"/>
        </w:numPr>
        <w:spacing w:line="360" w:lineRule="auto"/>
        <w:ind w:left="0" w:firstLine="480"/>
        <w:rPr>
          <w:ins w:id="183" w:author="C A" w:date="2026-08-03T15:32:00Z" w16du:dateUtc="2026-08-03T07:32:00Z"/>
          <w:rFonts w:ascii="宋体" w:eastAsia="宋体" w:hAnsi="宋体" w:hint="eastAsia"/>
          <w:color w:val="EE0000"/>
          <w:sz w:val="24"/>
          <w:szCs w:val="24"/>
          <w:rPrChange w:id="184" w:author="C A" w:date="2026-08-03T16:20:00Z" w16du:dateUtc="2026-08-03T08:20:00Z">
            <w:rPr>
              <w:ins w:id="185" w:author="C A" w:date="2026-08-03T15:32:00Z" w16du:dateUtc="2026-08-03T07:32:00Z"/>
              <w:rFonts w:ascii="宋体" w:eastAsia="宋体" w:hAnsi="宋体" w:hint="eastAsia"/>
              <w:sz w:val="24"/>
              <w:szCs w:val="24"/>
            </w:rPr>
          </w:rPrChange>
        </w:rPr>
        <w:pPrChange w:id="186" w:author="C A" w:date="2026-08-03T16:06:00Z" w16du:dateUtc="2026-08-03T08:06:00Z">
          <w:pPr>
            <w:spacing w:line="360" w:lineRule="auto"/>
            <w:ind w:firstLineChars="200" w:firstLine="480"/>
          </w:pPr>
        </w:pPrChange>
      </w:pPr>
      <w:ins w:id="187" w:author="C A" w:date="2026-08-03T15:32:00Z" w16du:dateUtc="2026-08-03T07:32:00Z">
        <w:r w:rsidRPr="00800B21">
          <w:rPr>
            <w:rFonts w:ascii="宋体" w:eastAsia="宋体" w:hAnsi="宋体" w:hint="eastAsia"/>
            <w:color w:val="EE0000"/>
            <w:sz w:val="24"/>
            <w:szCs w:val="24"/>
            <w:rPrChange w:id="188" w:author="C A" w:date="2026-08-03T16:20:00Z" w16du:dateUtc="2026-08-03T08:20:00Z">
              <w:rPr>
                <w:rFonts w:ascii="宋体" w:eastAsia="宋体" w:hAnsi="宋体" w:hint="eastAsia"/>
                <w:sz w:val="24"/>
                <w:szCs w:val="24"/>
              </w:rPr>
            </w:rPrChange>
          </w:rPr>
          <w:t>一键输出标准化系统资源台账，台账覆盖系统级、表级、字段级及代码表四个层次的完整资产信息，可直接用于项目资源底数存档。</w:t>
        </w:r>
      </w:ins>
    </w:p>
    <w:p w14:paraId="6B27CE83" w14:textId="78821F28" w:rsidR="00DC09E5" w:rsidRPr="00800B21" w:rsidRDefault="00DC09E5" w:rsidP="00541BF0">
      <w:pPr>
        <w:pStyle w:val="a0"/>
        <w:numPr>
          <w:ilvl w:val="0"/>
          <w:numId w:val="4"/>
        </w:numPr>
        <w:spacing w:line="360" w:lineRule="auto"/>
        <w:ind w:left="0" w:firstLine="480"/>
        <w:rPr>
          <w:ins w:id="189" w:author="C A" w:date="2026-08-03T15:32:00Z" w16du:dateUtc="2026-08-03T07:32:00Z"/>
          <w:rFonts w:ascii="宋体" w:eastAsia="宋体" w:hAnsi="宋体" w:hint="eastAsia"/>
          <w:color w:val="EE0000"/>
          <w:sz w:val="24"/>
          <w:szCs w:val="24"/>
          <w:rPrChange w:id="190" w:author="C A" w:date="2026-08-03T16:20:00Z" w16du:dateUtc="2026-08-03T08:20:00Z">
            <w:rPr>
              <w:ins w:id="191" w:author="C A" w:date="2026-08-03T15:32:00Z" w16du:dateUtc="2026-08-03T07:32:00Z"/>
              <w:rFonts w:ascii="宋体" w:eastAsia="宋体" w:hAnsi="宋体" w:hint="eastAsia"/>
              <w:sz w:val="24"/>
              <w:szCs w:val="24"/>
            </w:rPr>
          </w:rPrChange>
        </w:rPr>
        <w:pPrChange w:id="192" w:author="C A" w:date="2026-08-03T16:06:00Z" w16du:dateUtc="2026-08-03T08:06:00Z">
          <w:pPr>
            <w:spacing w:line="360" w:lineRule="auto"/>
            <w:ind w:firstLineChars="200" w:firstLine="480"/>
          </w:pPr>
        </w:pPrChange>
      </w:pPr>
      <w:ins w:id="193" w:author="C A" w:date="2026-08-03T15:32:00Z" w16du:dateUtc="2026-08-03T07:32:00Z">
        <w:r w:rsidRPr="00800B21">
          <w:rPr>
            <w:rFonts w:ascii="宋体" w:eastAsia="宋体" w:hAnsi="宋体" w:hint="eastAsia"/>
            <w:color w:val="EE0000"/>
            <w:sz w:val="24"/>
            <w:szCs w:val="24"/>
            <w:rPrChange w:id="194" w:author="C A" w:date="2026-08-03T16:20:00Z" w16du:dateUtc="2026-08-03T08:20:00Z">
              <w:rPr>
                <w:rFonts w:ascii="宋体" w:eastAsia="宋体" w:hAnsi="宋体" w:hint="eastAsia"/>
                <w:sz w:val="24"/>
                <w:szCs w:val="24"/>
              </w:rPr>
            </w:rPrChange>
          </w:rPr>
          <w:t>支持自动识别并解析数据字典、数据库设计文档、接口文档等多种格式文件，涵盖Word、Excel、PDF格式，自动提取元数据信息并纳入资产台账。</w:t>
        </w:r>
      </w:ins>
    </w:p>
    <w:p w14:paraId="712A79D0" w14:textId="1A49C566" w:rsidR="00DC09E5" w:rsidRPr="00800B21" w:rsidRDefault="00DC09E5" w:rsidP="00541BF0">
      <w:pPr>
        <w:pStyle w:val="a0"/>
        <w:numPr>
          <w:ilvl w:val="0"/>
          <w:numId w:val="4"/>
        </w:numPr>
        <w:spacing w:line="360" w:lineRule="auto"/>
        <w:ind w:left="0" w:firstLine="480"/>
        <w:rPr>
          <w:ins w:id="195" w:author="C A" w:date="2026-08-03T15:32:00Z" w16du:dateUtc="2026-08-03T07:32:00Z"/>
          <w:rFonts w:ascii="宋体" w:eastAsia="宋体" w:hAnsi="宋体" w:hint="eastAsia"/>
          <w:color w:val="EE0000"/>
          <w:sz w:val="24"/>
          <w:szCs w:val="24"/>
          <w:rPrChange w:id="196" w:author="C A" w:date="2026-08-03T16:20:00Z" w16du:dateUtc="2026-08-03T08:20:00Z">
            <w:rPr>
              <w:ins w:id="197" w:author="C A" w:date="2026-08-03T15:32:00Z" w16du:dateUtc="2026-08-03T07:32:00Z"/>
              <w:rFonts w:ascii="宋体" w:eastAsia="宋体" w:hAnsi="宋体" w:hint="eastAsia"/>
              <w:sz w:val="24"/>
              <w:szCs w:val="24"/>
            </w:rPr>
          </w:rPrChange>
        </w:rPr>
        <w:pPrChange w:id="198" w:author="C A" w:date="2026-08-03T16:06:00Z" w16du:dateUtc="2026-08-03T08:06:00Z">
          <w:pPr>
            <w:spacing w:line="360" w:lineRule="auto"/>
            <w:ind w:firstLineChars="200" w:firstLine="480"/>
          </w:pPr>
        </w:pPrChange>
      </w:pPr>
      <w:ins w:id="199" w:author="C A" w:date="2026-08-03T15:32:00Z" w16du:dateUtc="2026-08-03T07:32:00Z">
        <w:r w:rsidRPr="00800B21">
          <w:rPr>
            <w:rFonts w:ascii="宋体" w:eastAsia="宋体" w:hAnsi="宋体" w:hint="eastAsia"/>
            <w:color w:val="EE0000"/>
            <w:sz w:val="24"/>
            <w:szCs w:val="24"/>
            <w:rPrChange w:id="200" w:author="C A" w:date="2026-08-03T16:20:00Z" w16du:dateUtc="2026-08-03T08:20:00Z">
              <w:rPr>
                <w:rFonts w:ascii="宋体" w:eastAsia="宋体" w:hAnsi="宋体" w:hint="eastAsia"/>
                <w:sz w:val="24"/>
                <w:szCs w:val="24"/>
              </w:rPr>
            </w:rPrChange>
          </w:rPr>
          <w:t>支持将盘点成果自动转化为结构化项目知识库，沉淀为可复用的项目资产，支撑后续各治理阶段的知识检索与复用。</w:t>
        </w:r>
      </w:ins>
    </w:p>
    <w:p w14:paraId="05901514" w14:textId="30BD89D7" w:rsidR="00DC09E5" w:rsidRPr="00800B21" w:rsidRDefault="00DC09E5" w:rsidP="00B06ACC">
      <w:pPr>
        <w:pStyle w:val="4"/>
        <w:rPr>
          <w:ins w:id="201" w:author="C A" w:date="2026-08-03T15:32:00Z" w16du:dateUtc="2026-08-03T07:32:00Z"/>
          <w:rFonts w:hint="eastAsia"/>
        </w:rPr>
        <w:pPrChange w:id="202" w:author="C A" w:date="2026-08-03T16:17:00Z" w16du:dateUtc="2026-08-03T08:17:00Z">
          <w:pPr>
            <w:spacing w:line="360" w:lineRule="auto"/>
            <w:ind w:firstLineChars="200" w:firstLine="480"/>
          </w:pPr>
        </w:pPrChange>
      </w:pPr>
      <w:ins w:id="203" w:author="C A" w:date="2026-08-03T15:32:00Z" w16du:dateUtc="2026-08-03T07:32:00Z">
        <w:r w:rsidRPr="00800B21">
          <w:rPr>
            <w:rFonts w:hint="eastAsia"/>
          </w:rPr>
          <w:t>智能数据集成</w:t>
        </w:r>
      </w:ins>
    </w:p>
    <w:p w14:paraId="6DD50CEF" w14:textId="6B10362C" w:rsidR="00541BF0" w:rsidRPr="00800B21" w:rsidRDefault="00541BF0" w:rsidP="00541BF0">
      <w:pPr>
        <w:spacing w:line="360" w:lineRule="auto"/>
        <w:ind w:firstLineChars="200" w:firstLine="480"/>
        <w:rPr>
          <w:ins w:id="204" w:author="C A" w:date="2026-08-03T16:06:00Z" w16du:dateUtc="2026-08-03T08:06:00Z"/>
          <w:rFonts w:ascii="宋体" w:eastAsia="宋体" w:hAnsi="宋体" w:hint="eastAsia"/>
          <w:color w:val="EE0000"/>
          <w:sz w:val="24"/>
          <w:szCs w:val="24"/>
        </w:rPr>
      </w:pPr>
      <w:ins w:id="205" w:author="C A" w:date="2026-08-03T16:06:00Z" w16du:dateUtc="2026-08-03T08:06:00Z">
        <w:r w:rsidRPr="00800B21">
          <w:rPr>
            <w:rFonts w:ascii="宋体" w:eastAsia="宋体" w:hAnsi="宋体"/>
            <w:color w:val="EE0000"/>
            <w:sz w:val="24"/>
            <w:szCs w:val="24"/>
          </w:rPr>
          <w:t>支持AI自动分析公路综合信息平台现有数据仓库及本次数转新建业务系统表的数据量、主键特征、时间戳字段等要素，智能推荐增量接入、全量接入、CDC实时接入等接入策略。可减少不必要的全量重传，接入任务自动生成并写入数据治理执行平台，保障与公路综合信息平台现有数仓及数转新建业务系统的常态化、低差错汇聚</w:t>
        </w:r>
      </w:ins>
      <w:ins w:id="206" w:author="C A" w:date="2026-08-03T16:07:00Z" w16du:dateUtc="2026-08-03T08:07:00Z">
        <w:r w:rsidRPr="00800B21">
          <w:rPr>
            <w:rFonts w:ascii="宋体" w:eastAsia="宋体" w:hAnsi="宋体" w:hint="eastAsia"/>
            <w:color w:val="EE0000"/>
            <w:sz w:val="24"/>
            <w:szCs w:val="24"/>
          </w:rPr>
          <w:t>，</w:t>
        </w:r>
      </w:ins>
      <w:ins w:id="207" w:author="C A" w:date="2026-08-03T16:09:00Z" w16du:dateUtc="2026-08-03T08:09:00Z">
        <w:r w:rsidRPr="00800B21">
          <w:rPr>
            <w:rFonts w:ascii="宋体" w:eastAsia="宋体" w:hAnsi="宋体" w:hint="eastAsia"/>
            <w:color w:val="EE0000"/>
            <w:sz w:val="24"/>
            <w:szCs w:val="24"/>
          </w:rPr>
          <w:t>具体功能需求包括不限于：</w:t>
        </w:r>
      </w:ins>
    </w:p>
    <w:p w14:paraId="03856521" w14:textId="77CB2A98" w:rsidR="00DC09E5" w:rsidRPr="00800B21" w:rsidRDefault="00DC09E5" w:rsidP="00541BF0">
      <w:pPr>
        <w:pStyle w:val="a0"/>
        <w:numPr>
          <w:ilvl w:val="0"/>
          <w:numId w:val="5"/>
        </w:numPr>
        <w:spacing w:line="360" w:lineRule="auto"/>
        <w:ind w:left="0" w:firstLine="480"/>
        <w:rPr>
          <w:ins w:id="208" w:author="C A" w:date="2026-08-03T15:32:00Z" w16du:dateUtc="2026-08-03T07:32:00Z"/>
          <w:rFonts w:ascii="宋体" w:eastAsia="宋体" w:hAnsi="宋体" w:hint="eastAsia"/>
          <w:color w:val="EE0000"/>
          <w:sz w:val="24"/>
          <w:szCs w:val="24"/>
          <w:rPrChange w:id="209" w:author="C A" w:date="2026-08-03T16:20:00Z" w16du:dateUtc="2026-08-03T08:20:00Z">
            <w:rPr>
              <w:ins w:id="210" w:author="C A" w:date="2026-08-03T15:32:00Z" w16du:dateUtc="2026-08-03T07:32:00Z"/>
              <w:rFonts w:ascii="宋体" w:eastAsia="宋体" w:hAnsi="宋体" w:hint="eastAsia"/>
              <w:sz w:val="24"/>
              <w:szCs w:val="24"/>
            </w:rPr>
          </w:rPrChange>
        </w:rPr>
        <w:pPrChange w:id="211" w:author="C A" w:date="2026-08-03T16:08:00Z" w16du:dateUtc="2026-08-03T08:08:00Z">
          <w:pPr>
            <w:spacing w:line="360" w:lineRule="auto"/>
            <w:ind w:firstLineChars="200" w:firstLine="480"/>
          </w:pPr>
        </w:pPrChange>
      </w:pPr>
      <w:ins w:id="212" w:author="C A" w:date="2026-08-03T15:32:00Z" w16du:dateUtc="2026-08-03T07:32:00Z">
        <w:r w:rsidRPr="00800B21">
          <w:rPr>
            <w:rFonts w:ascii="宋体" w:eastAsia="宋体" w:hAnsi="宋体" w:hint="eastAsia"/>
            <w:color w:val="EE0000"/>
            <w:sz w:val="24"/>
            <w:szCs w:val="24"/>
            <w:rPrChange w:id="213" w:author="C A" w:date="2026-08-03T16:20:00Z" w16du:dateUtc="2026-08-03T08:20:00Z">
              <w:rPr>
                <w:rFonts w:ascii="宋体" w:eastAsia="宋体" w:hAnsi="宋体" w:hint="eastAsia"/>
                <w:sz w:val="24"/>
                <w:szCs w:val="24"/>
              </w:rPr>
            </w:rPrChange>
          </w:rPr>
          <w:t>支持AI自动分析表数据量、主键特征、时间戳字段等元素，智能推荐增量接入、全量接入、CDC实时接入三种策略，减少人工判断工作量。</w:t>
        </w:r>
      </w:ins>
    </w:p>
    <w:p w14:paraId="2F8553B1" w14:textId="6013BF8B" w:rsidR="00DC09E5" w:rsidRPr="00800B21" w:rsidRDefault="00DC09E5" w:rsidP="00541BF0">
      <w:pPr>
        <w:pStyle w:val="a0"/>
        <w:numPr>
          <w:ilvl w:val="0"/>
          <w:numId w:val="5"/>
        </w:numPr>
        <w:spacing w:line="360" w:lineRule="auto"/>
        <w:ind w:left="0" w:firstLine="480"/>
        <w:rPr>
          <w:ins w:id="214" w:author="C A" w:date="2026-08-03T15:32:00Z" w16du:dateUtc="2026-08-03T07:32:00Z"/>
          <w:rFonts w:ascii="宋体" w:eastAsia="宋体" w:hAnsi="宋体" w:hint="eastAsia"/>
          <w:color w:val="EE0000"/>
          <w:sz w:val="24"/>
          <w:szCs w:val="24"/>
          <w:rPrChange w:id="215" w:author="C A" w:date="2026-08-03T16:20:00Z" w16du:dateUtc="2026-08-03T08:20:00Z">
            <w:rPr>
              <w:ins w:id="216" w:author="C A" w:date="2026-08-03T15:32:00Z" w16du:dateUtc="2026-08-03T07:32:00Z"/>
              <w:rFonts w:ascii="宋体" w:eastAsia="宋体" w:hAnsi="宋体" w:hint="eastAsia"/>
              <w:sz w:val="24"/>
              <w:szCs w:val="24"/>
            </w:rPr>
          </w:rPrChange>
        </w:rPr>
        <w:pPrChange w:id="217" w:author="C A" w:date="2026-08-03T16:08:00Z" w16du:dateUtc="2026-08-03T08:08:00Z">
          <w:pPr>
            <w:spacing w:line="360" w:lineRule="auto"/>
            <w:ind w:firstLineChars="200" w:firstLine="480"/>
          </w:pPr>
        </w:pPrChange>
      </w:pPr>
      <w:ins w:id="218" w:author="C A" w:date="2026-08-03T15:32:00Z" w16du:dateUtc="2026-08-03T07:32:00Z">
        <w:r w:rsidRPr="00800B21">
          <w:rPr>
            <w:rFonts w:ascii="宋体" w:eastAsia="宋体" w:hAnsi="宋体" w:hint="eastAsia"/>
            <w:color w:val="EE0000"/>
            <w:sz w:val="24"/>
            <w:szCs w:val="24"/>
            <w:rPrChange w:id="219" w:author="C A" w:date="2026-08-03T16:20:00Z" w16du:dateUtc="2026-08-03T08:20:00Z">
              <w:rPr>
                <w:rFonts w:ascii="宋体" w:eastAsia="宋体" w:hAnsi="宋体" w:hint="eastAsia"/>
                <w:sz w:val="24"/>
                <w:szCs w:val="24"/>
              </w:rPr>
            </w:rPrChange>
          </w:rPr>
          <w:t>支持一键自动生成数据接入任务并直接写入数据治理执行平台，自动配置最优调度周期与并发策略，无需手动设置。</w:t>
        </w:r>
      </w:ins>
    </w:p>
    <w:p w14:paraId="28E889B0" w14:textId="3F8FB294" w:rsidR="00DC09E5" w:rsidRPr="00800B21" w:rsidRDefault="00DC09E5" w:rsidP="00541BF0">
      <w:pPr>
        <w:pStyle w:val="a0"/>
        <w:numPr>
          <w:ilvl w:val="0"/>
          <w:numId w:val="5"/>
        </w:numPr>
        <w:spacing w:line="360" w:lineRule="auto"/>
        <w:ind w:left="0" w:firstLine="480"/>
        <w:rPr>
          <w:ins w:id="220" w:author="C A" w:date="2026-08-03T15:32:00Z" w16du:dateUtc="2026-08-03T07:32:00Z"/>
          <w:rFonts w:ascii="宋体" w:eastAsia="宋体" w:hAnsi="宋体" w:hint="eastAsia"/>
          <w:color w:val="EE0000"/>
          <w:sz w:val="24"/>
          <w:szCs w:val="24"/>
          <w:rPrChange w:id="221" w:author="C A" w:date="2026-08-03T16:20:00Z" w16du:dateUtc="2026-08-03T08:20:00Z">
            <w:rPr>
              <w:ins w:id="222" w:author="C A" w:date="2026-08-03T15:32:00Z" w16du:dateUtc="2026-08-03T07:32:00Z"/>
              <w:rFonts w:ascii="宋体" w:eastAsia="宋体" w:hAnsi="宋体" w:hint="eastAsia"/>
              <w:sz w:val="24"/>
              <w:szCs w:val="24"/>
            </w:rPr>
          </w:rPrChange>
        </w:rPr>
        <w:pPrChange w:id="223" w:author="C A" w:date="2026-08-03T16:08:00Z" w16du:dateUtc="2026-08-03T08:08:00Z">
          <w:pPr>
            <w:spacing w:line="360" w:lineRule="auto"/>
            <w:ind w:firstLineChars="200" w:firstLine="480"/>
          </w:pPr>
        </w:pPrChange>
      </w:pPr>
      <w:ins w:id="224" w:author="C A" w:date="2026-08-03T15:32:00Z" w16du:dateUtc="2026-08-03T07:32:00Z">
        <w:r w:rsidRPr="00800B21">
          <w:rPr>
            <w:rFonts w:ascii="宋体" w:eastAsia="宋体" w:hAnsi="宋体" w:hint="eastAsia"/>
            <w:color w:val="EE0000"/>
            <w:sz w:val="24"/>
            <w:szCs w:val="24"/>
            <w:rPrChange w:id="225" w:author="C A" w:date="2026-08-03T16:20:00Z" w16du:dateUtc="2026-08-03T08:20:00Z">
              <w:rPr>
                <w:rFonts w:ascii="宋体" w:eastAsia="宋体" w:hAnsi="宋体" w:hint="eastAsia"/>
                <w:sz w:val="24"/>
                <w:szCs w:val="24"/>
              </w:rPr>
            </w:rPrChange>
          </w:rPr>
          <w:lastRenderedPageBreak/>
          <w:t>支持批量校验源表结构一致性，自动生成标准化数据接入台账与对账规则清单，可直接作为项目交付物。</w:t>
        </w:r>
      </w:ins>
    </w:p>
    <w:p w14:paraId="7BF6FD59" w14:textId="546E04E9" w:rsidR="00DC09E5" w:rsidRPr="00800B21" w:rsidRDefault="00DC09E5" w:rsidP="00B06ACC">
      <w:pPr>
        <w:pStyle w:val="4"/>
        <w:rPr>
          <w:ins w:id="226" w:author="C A" w:date="2026-08-03T15:32:00Z" w16du:dateUtc="2026-08-03T07:32:00Z"/>
          <w:rFonts w:hint="eastAsia"/>
        </w:rPr>
        <w:pPrChange w:id="227" w:author="C A" w:date="2026-08-03T16:17:00Z" w16du:dateUtc="2026-08-03T08:17:00Z">
          <w:pPr>
            <w:spacing w:line="360" w:lineRule="auto"/>
            <w:ind w:firstLineChars="200" w:firstLine="480"/>
          </w:pPr>
        </w:pPrChange>
      </w:pPr>
      <w:ins w:id="228" w:author="C A" w:date="2026-08-03T15:32:00Z" w16du:dateUtc="2026-08-03T07:32:00Z">
        <w:r w:rsidRPr="00800B21">
          <w:rPr>
            <w:rFonts w:hint="eastAsia"/>
          </w:rPr>
          <w:t>智能数据标准设计</w:t>
        </w:r>
      </w:ins>
    </w:p>
    <w:p w14:paraId="456C84FB" w14:textId="4B511B94" w:rsidR="00541BF0" w:rsidRPr="00800B21" w:rsidRDefault="00541BF0" w:rsidP="00DC09E5">
      <w:pPr>
        <w:spacing w:line="360" w:lineRule="auto"/>
        <w:ind w:firstLineChars="200" w:firstLine="480"/>
        <w:rPr>
          <w:ins w:id="229" w:author="C A" w:date="2026-08-03T16:09:00Z" w16du:dateUtc="2026-08-03T08:09:00Z"/>
          <w:rFonts w:ascii="宋体" w:eastAsia="宋体" w:hAnsi="宋体"/>
          <w:color w:val="EE0000"/>
          <w:sz w:val="24"/>
          <w:szCs w:val="24"/>
        </w:rPr>
      </w:pPr>
      <w:ins w:id="230" w:author="C A" w:date="2026-08-03T16:08:00Z" w16du:dateUtc="2026-08-03T08:08:00Z">
        <w:r w:rsidRPr="00800B21">
          <w:rPr>
            <w:rFonts w:ascii="宋体" w:eastAsia="宋体" w:hAnsi="宋体"/>
            <w:color w:val="EE0000"/>
            <w:sz w:val="24"/>
            <w:szCs w:val="24"/>
          </w:rPr>
          <w:t>支持解析PDF、Word格式的国家标准、行业规范及湖北省公路地方标准等非结构化文件，自动提取标准项并生成标准库，支持标准文档批量导入。国家标准、行业规范经解析自动入库，可消除人工转录错误与标准冲突，标准审核通过后全平台即时生效，从源头保障字段定义与口径在全项目范围内的统一</w:t>
        </w:r>
        <w:r w:rsidRPr="00800B21">
          <w:rPr>
            <w:rFonts w:ascii="宋体" w:eastAsia="宋体" w:hAnsi="宋体" w:hint="eastAsia"/>
            <w:color w:val="EE0000"/>
            <w:sz w:val="24"/>
            <w:szCs w:val="24"/>
          </w:rPr>
          <w:t>，</w:t>
        </w:r>
      </w:ins>
      <w:ins w:id="231" w:author="C A" w:date="2026-08-03T16:09:00Z" w16du:dateUtc="2026-08-03T08:09:00Z">
        <w:r w:rsidRPr="00800B21">
          <w:rPr>
            <w:rFonts w:ascii="宋体" w:eastAsia="宋体" w:hAnsi="宋体" w:hint="eastAsia"/>
            <w:color w:val="EE0000"/>
            <w:sz w:val="24"/>
            <w:szCs w:val="24"/>
          </w:rPr>
          <w:t>具体功能需求包括不限于：</w:t>
        </w:r>
      </w:ins>
    </w:p>
    <w:p w14:paraId="4D624C6C" w14:textId="24A700AE" w:rsidR="00DC09E5" w:rsidRPr="00800B21" w:rsidRDefault="00DC09E5" w:rsidP="00541BF0">
      <w:pPr>
        <w:pStyle w:val="a0"/>
        <w:numPr>
          <w:ilvl w:val="0"/>
          <w:numId w:val="6"/>
        </w:numPr>
        <w:spacing w:line="360" w:lineRule="auto"/>
        <w:ind w:left="0" w:firstLine="480"/>
        <w:rPr>
          <w:ins w:id="232" w:author="C A" w:date="2026-08-03T15:32:00Z" w16du:dateUtc="2026-08-03T07:32:00Z"/>
          <w:rFonts w:ascii="宋体" w:eastAsia="宋体" w:hAnsi="宋体" w:hint="eastAsia"/>
          <w:color w:val="EE0000"/>
          <w:sz w:val="24"/>
          <w:szCs w:val="24"/>
          <w:rPrChange w:id="233" w:author="C A" w:date="2026-08-03T16:20:00Z" w16du:dateUtc="2026-08-03T08:20:00Z">
            <w:rPr>
              <w:ins w:id="234" w:author="C A" w:date="2026-08-03T15:32:00Z" w16du:dateUtc="2026-08-03T07:32:00Z"/>
              <w:rFonts w:ascii="宋体" w:eastAsia="宋体" w:hAnsi="宋体" w:hint="eastAsia"/>
              <w:sz w:val="24"/>
              <w:szCs w:val="24"/>
            </w:rPr>
          </w:rPrChange>
        </w:rPr>
        <w:pPrChange w:id="235" w:author="C A" w:date="2026-08-03T16:10:00Z" w16du:dateUtc="2026-08-03T08:10:00Z">
          <w:pPr>
            <w:spacing w:line="360" w:lineRule="auto"/>
            <w:ind w:firstLineChars="200" w:firstLine="480"/>
          </w:pPr>
        </w:pPrChange>
      </w:pPr>
      <w:ins w:id="236" w:author="C A" w:date="2026-08-03T15:32:00Z" w16du:dateUtc="2026-08-03T07:32:00Z">
        <w:r w:rsidRPr="00800B21">
          <w:rPr>
            <w:rFonts w:ascii="宋体" w:eastAsia="宋体" w:hAnsi="宋体" w:hint="eastAsia"/>
            <w:color w:val="EE0000"/>
            <w:sz w:val="24"/>
            <w:szCs w:val="24"/>
            <w:rPrChange w:id="237" w:author="C A" w:date="2026-08-03T16:20:00Z" w16du:dateUtc="2026-08-03T08:20:00Z">
              <w:rPr>
                <w:rFonts w:ascii="宋体" w:eastAsia="宋体" w:hAnsi="宋体" w:hint="eastAsia"/>
                <w:sz w:val="24"/>
                <w:szCs w:val="24"/>
              </w:rPr>
            </w:rPrChange>
          </w:rPr>
          <w:t>支持一键解析PDF、Word格式的国家标准、行业规范等非结构化文件，自动提取标准项并生成标准库，支持批量导入标准文档。</w:t>
        </w:r>
      </w:ins>
    </w:p>
    <w:p w14:paraId="4F1AA646" w14:textId="726560F4" w:rsidR="00DC09E5" w:rsidRPr="00800B21" w:rsidRDefault="00DC09E5" w:rsidP="00541BF0">
      <w:pPr>
        <w:pStyle w:val="a0"/>
        <w:numPr>
          <w:ilvl w:val="0"/>
          <w:numId w:val="6"/>
        </w:numPr>
        <w:spacing w:line="360" w:lineRule="auto"/>
        <w:ind w:left="0" w:firstLine="480"/>
        <w:rPr>
          <w:ins w:id="238" w:author="C A" w:date="2026-08-03T15:32:00Z" w16du:dateUtc="2026-08-03T07:32:00Z"/>
          <w:rFonts w:ascii="宋体" w:eastAsia="宋体" w:hAnsi="宋体" w:hint="eastAsia"/>
          <w:color w:val="EE0000"/>
          <w:sz w:val="24"/>
          <w:szCs w:val="24"/>
          <w:rPrChange w:id="239" w:author="C A" w:date="2026-08-03T16:20:00Z" w16du:dateUtc="2026-08-03T08:20:00Z">
            <w:rPr>
              <w:ins w:id="240" w:author="C A" w:date="2026-08-03T15:32:00Z" w16du:dateUtc="2026-08-03T07:32:00Z"/>
              <w:rFonts w:ascii="宋体" w:eastAsia="宋体" w:hAnsi="宋体" w:hint="eastAsia"/>
              <w:sz w:val="24"/>
              <w:szCs w:val="24"/>
            </w:rPr>
          </w:rPrChange>
        </w:rPr>
        <w:pPrChange w:id="241" w:author="C A" w:date="2026-08-03T16:10:00Z" w16du:dateUtc="2026-08-03T08:10:00Z">
          <w:pPr>
            <w:spacing w:line="360" w:lineRule="auto"/>
            <w:ind w:firstLineChars="200" w:firstLine="480"/>
          </w:pPr>
        </w:pPrChange>
      </w:pPr>
      <w:ins w:id="242" w:author="C A" w:date="2026-08-03T15:32:00Z" w16du:dateUtc="2026-08-03T07:32:00Z">
        <w:r w:rsidRPr="00800B21">
          <w:rPr>
            <w:rFonts w:ascii="宋体" w:eastAsia="宋体" w:hAnsi="宋体" w:hint="eastAsia"/>
            <w:color w:val="EE0000"/>
            <w:sz w:val="24"/>
            <w:szCs w:val="24"/>
            <w:rPrChange w:id="243" w:author="C A" w:date="2026-08-03T16:20:00Z" w16du:dateUtc="2026-08-03T08:20:00Z">
              <w:rPr>
                <w:rFonts w:ascii="宋体" w:eastAsia="宋体" w:hAnsi="宋体" w:hint="eastAsia"/>
                <w:sz w:val="24"/>
                <w:szCs w:val="24"/>
              </w:rPr>
            </w:rPrChange>
          </w:rPr>
          <w:t>支持标准属性智能补全，根据字段中文名自动补全英文名称、数据类型、长度、精度、值域等标准属性，字段信息补全准确率显著高于人工录入效率。</w:t>
        </w:r>
      </w:ins>
    </w:p>
    <w:p w14:paraId="4C699981" w14:textId="7E801E37" w:rsidR="00DC09E5" w:rsidRPr="00800B21" w:rsidRDefault="00DC09E5" w:rsidP="00541BF0">
      <w:pPr>
        <w:pStyle w:val="a0"/>
        <w:numPr>
          <w:ilvl w:val="0"/>
          <w:numId w:val="6"/>
        </w:numPr>
        <w:spacing w:line="360" w:lineRule="auto"/>
        <w:ind w:left="0" w:firstLine="480"/>
        <w:rPr>
          <w:ins w:id="244" w:author="C A" w:date="2026-08-03T15:32:00Z" w16du:dateUtc="2026-08-03T07:32:00Z"/>
          <w:rFonts w:ascii="宋体" w:eastAsia="宋体" w:hAnsi="宋体" w:hint="eastAsia"/>
          <w:color w:val="EE0000"/>
          <w:sz w:val="24"/>
          <w:szCs w:val="24"/>
          <w:rPrChange w:id="245" w:author="C A" w:date="2026-08-03T16:20:00Z" w16du:dateUtc="2026-08-03T08:20:00Z">
            <w:rPr>
              <w:ins w:id="246" w:author="C A" w:date="2026-08-03T15:32:00Z" w16du:dateUtc="2026-08-03T07:32:00Z"/>
              <w:rFonts w:ascii="宋体" w:eastAsia="宋体" w:hAnsi="宋体" w:hint="eastAsia"/>
              <w:sz w:val="24"/>
              <w:szCs w:val="24"/>
            </w:rPr>
          </w:rPrChange>
        </w:rPr>
        <w:pPrChange w:id="247" w:author="C A" w:date="2026-08-03T16:10:00Z" w16du:dateUtc="2026-08-03T08:10:00Z">
          <w:pPr>
            <w:spacing w:line="360" w:lineRule="auto"/>
            <w:ind w:firstLineChars="200" w:firstLine="480"/>
          </w:pPr>
        </w:pPrChange>
      </w:pPr>
      <w:ins w:id="248" w:author="C A" w:date="2026-08-03T15:32:00Z" w16du:dateUtc="2026-08-03T07:32:00Z">
        <w:r w:rsidRPr="00800B21">
          <w:rPr>
            <w:rFonts w:ascii="宋体" w:eastAsia="宋体" w:hAnsi="宋体" w:hint="eastAsia"/>
            <w:color w:val="EE0000"/>
            <w:sz w:val="24"/>
            <w:szCs w:val="24"/>
            <w:rPrChange w:id="249" w:author="C A" w:date="2026-08-03T16:20:00Z" w16du:dateUtc="2026-08-03T08:20:00Z">
              <w:rPr>
                <w:rFonts w:ascii="宋体" w:eastAsia="宋体" w:hAnsi="宋体" w:hint="eastAsia"/>
                <w:sz w:val="24"/>
                <w:szCs w:val="24"/>
              </w:rPr>
            </w:rPrChange>
          </w:rPr>
          <w:t>支持内置标准规范性智能校验与冲突检测机制，实时识别新增标准与存量标准之间的重复或矛盾项，提供具体改正建议，防止标准体系内部不一致。</w:t>
        </w:r>
      </w:ins>
    </w:p>
    <w:p w14:paraId="0A32CE0C" w14:textId="4BBDF5C4" w:rsidR="00DC09E5" w:rsidRPr="00800B21" w:rsidRDefault="00DC09E5" w:rsidP="00541BF0">
      <w:pPr>
        <w:pStyle w:val="a0"/>
        <w:numPr>
          <w:ilvl w:val="0"/>
          <w:numId w:val="6"/>
        </w:numPr>
        <w:spacing w:line="360" w:lineRule="auto"/>
        <w:ind w:left="0" w:firstLine="480"/>
        <w:rPr>
          <w:ins w:id="250" w:author="C A" w:date="2026-08-03T15:32:00Z" w16du:dateUtc="2026-08-03T07:32:00Z"/>
          <w:rFonts w:ascii="宋体" w:eastAsia="宋体" w:hAnsi="宋体" w:hint="eastAsia"/>
          <w:color w:val="EE0000"/>
          <w:sz w:val="24"/>
          <w:szCs w:val="24"/>
          <w:rPrChange w:id="251" w:author="C A" w:date="2026-08-03T16:20:00Z" w16du:dateUtc="2026-08-03T08:20:00Z">
            <w:rPr>
              <w:ins w:id="252" w:author="C A" w:date="2026-08-03T15:32:00Z" w16du:dateUtc="2026-08-03T07:32:00Z"/>
              <w:rFonts w:ascii="宋体" w:eastAsia="宋体" w:hAnsi="宋体" w:hint="eastAsia"/>
              <w:sz w:val="24"/>
              <w:szCs w:val="24"/>
            </w:rPr>
          </w:rPrChange>
        </w:rPr>
        <w:pPrChange w:id="253" w:author="C A" w:date="2026-08-03T16:10:00Z" w16du:dateUtc="2026-08-03T08:10:00Z">
          <w:pPr>
            <w:spacing w:line="360" w:lineRule="auto"/>
            <w:ind w:firstLineChars="200" w:firstLine="480"/>
          </w:pPr>
        </w:pPrChange>
      </w:pPr>
      <w:ins w:id="254" w:author="C A" w:date="2026-08-03T15:32:00Z" w16du:dateUtc="2026-08-03T07:32:00Z">
        <w:r w:rsidRPr="00800B21">
          <w:rPr>
            <w:rFonts w:ascii="宋体" w:eastAsia="宋体" w:hAnsi="宋体" w:hint="eastAsia"/>
            <w:color w:val="EE0000"/>
            <w:sz w:val="24"/>
            <w:szCs w:val="24"/>
            <w:rPrChange w:id="255" w:author="C A" w:date="2026-08-03T16:20:00Z" w16du:dateUtc="2026-08-03T08:20:00Z">
              <w:rPr>
                <w:rFonts w:ascii="宋体" w:eastAsia="宋体" w:hAnsi="宋体" w:hint="eastAsia"/>
                <w:sz w:val="24"/>
                <w:szCs w:val="24"/>
              </w:rPr>
            </w:rPrChange>
          </w:rPr>
          <w:t>支持自动识别系统中已普遍使用的字段定义并推荐将其纳入标准体系，形成"事实标准"自动发现与规范化路径。</w:t>
        </w:r>
      </w:ins>
    </w:p>
    <w:p w14:paraId="5A175037" w14:textId="77777777" w:rsidR="00DC09E5" w:rsidRPr="00800B21" w:rsidRDefault="00DC09E5" w:rsidP="00541BF0">
      <w:pPr>
        <w:pStyle w:val="a0"/>
        <w:numPr>
          <w:ilvl w:val="0"/>
          <w:numId w:val="6"/>
        </w:numPr>
        <w:spacing w:line="360" w:lineRule="auto"/>
        <w:ind w:left="0" w:firstLine="480"/>
        <w:rPr>
          <w:ins w:id="256" w:author="C A" w:date="2026-08-03T15:32:00Z" w16du:dateUtc="2026-08-03T07:32:00Z"/>
          <w:rFonts w:ascii="宋体" w:eastAsia="宋体" w:hAnsi="宋体" w:hint="eastAsia"/>
          <w:color w:val="EE0000"/>
          <w:sz w:val="24"/>
          <w:szCs w:val="24"/>
          <w:rPrChange w:id="257" w:author="C A" w:date="2026-08-03T16:20:00Z" w16du:dateUtc="2026-08-03T08:20:00Z">
            <w:rPr>
              <w:ins w:id="258" w:author="C A" w:date="2026-08-03T15:32:00Z" w16du:dateUtc="2026-08-03T07:32:00Z"/>
              <w:rFonts w:ascii="宋体" w:eastAsia="宋体" w:hAnsi="宋体" w:hint="eastAsia"/>
              <w:sz w:val="24"/>
              <w:szCs w:val="24"/>
            </w:rPr>
          </w:rPrChange>
        </w:rPr>
        <w:pPrChange w:id="259" w:author="C A" w:date="2026-08-03T16:10:00Z" w16du:dateUtc="2026-08-03T08:10:00Z">
          <w:pPr>
            <w:spacing w:line="360" w:lineRule="auto"/>
            <w:ind w:firstLineChars="200" w:firstLine="480"/>
          </w:pPr>
        </w:pPrChange>
      </w:pPr>
      <w:ins w:id="260" w:author="C A" w:date="2026-08-03T15:32:00Z" w16du:dateUtc="2026-08-03T07:32:00Z">
        <w:r w:rsidRPr="00800B21">
          <w:rPr>
            <w:rFonts w:ascii="宋体" w:eastAsia="宋体" w:hAnsi="宋体" w:hint="eastAsia"/>
            <w:color w:val="EE0000"/>
            <w:sz w:val="24"/>
            <w:szCs w:val="24"/>
            <w:rPrChange w:id="261" w:author="C A" w:date="2026-08-03T16:20:00Z" w16du:dateUtc="2026-08-03T08:20:00Z">
              <w:rPr>
                <w:rFonts w:ascii="宋体" w:eastAsia="宋体" w:hAnsi="宋体" w:hint="eastAsia"/>
                <w:sz w:val="24"/>
                <w:szCs w:val="24"/>
              </w:rPr>
            </w:rPrChange>
          </w:rPr>
          <w:t>支持标准审核通过后一键入库，全平台即时生效。</w:t>
        </w:r>
      </w:ins>
    </w:p>
    <w:p w14:paraId="4B6D2E1D" w14:textId="5528B870" w:rsidR="00DC09E5" w:rsidRPr="00800B21" w:rsidRDefault="00DC09E5" w:rsidP="00B06ACC">
      <w:pPr>
        <w:pStyle w:val="4"/>
        <w:rPr>
          <w:ins w:id="262" w:author="C A" w:date="2026-08-03T16:08:00Z" w16du:dateUtc="2026-08-03T08:08:00Z"/>
        </w:rPr>
      </w:pPr>
      <w:ins w:id="263" w:author="C A" w:date="2026-08-03T15:32:00Z" w16du:dateUtc="2026-08-03T07:32:00Z">
        <w:r w:rsidRPr="00800B21">
          <w:rPr>
            <w:rFonts w:hint="eastAsia"/>
          </w:rPr>
          <w:t>智能数仓模型设计</w:t>
        </w:r>
      </w:ins>
    </w:p>
    <w:p w14:paraId="4A586214" w14:textId="687020CE" w:rsidR="00541BF0" w:rsidRPr="00800B21" w:rsidRDefault="00541BF0" w:rsidP="00DC09E5">
      <w:pPr>
        <w:spacing w:line="360" w:lineRule="auto"/>
        <w:ind w:firstLineChars="200" w:firstLine="480"/>
        <w:rPr>
          <w:ins w:id="264" w:author="C A" w:date="2026-08-03T16:10:00Z" w16du:dateUtc="2026-08-03T08:10:00Z"/>
          <w:rFonts w:ascii="宋体" w:eastAsia="宋体" w:hAnsi="宋体"/>
          <w:color w:val="EE0000"/>
          <w:sz w:val="24"/>
          <w:szCs w:val="24"/>
        </w:rPr>
      </w:pPr>
      <w:ins w:id="265" w:author="C A" w:date="2026-08-03T16:08:00Z" w16du:dateUtc="2026-08-03T08:08:00Z">
        <w:r w:rsidRPr="00800B21">
          <w:rPr>
            <w:rFonts w:ascii="宋体" w:eastAsia="宋体" w:hAnsi="宋体"/>
            <w:color w:val="EE0000"/>
            <w:sz w:val="24"/>
            <w:szCs w:val="24"/>
            <w:rPrChange w:id="266" w:author="C A" w:date="2026-08-03T16:20:00Z" w16du:dateUtc="2026-08-03T08:20:00Z">
              <w:rPr/>
            </w:rPrChange>
          </w:rPr>
          <w:t>支持基于湖北公路业务需求自动生成覆盖SRC（原始数据层）、STD（标准数据层）、DWD（明细数据层）、DWS（汇总数据层）、ADS（应用数据层）的全链路分层架构方案，各层定义清晰、命名规范自动执行。分层架构与命名规范由工具自动约束，可杜绝人工建模中的命名随意与层级混用，模型设计文档与ER图一键产出，具备良好的可维护性与跨主题复用性</w:t>
        </w:r>
        <w:r w:rsidRPr="00800B21">
          <w:rPr>
            <w:rFonts w:ascii="宋体" w:eastAsia="宋体" w:hAnsi="宋体" w:hint="eastAsia"/>
            <w:color w:val="EE0000"/>
            <w:sz w:val="24"/>
            <w:szCs w:val="24"/>
          </w:rPr>
          <w:t>，</w:t>
        </w:r>
      </w:ins>
      <w:ins w:id="267" w:author="C A" w:date="2026-08-03T16:10:00Z" w16du:dateUtc="2026-08-03T08:10:00Z">
        <w:r w:rsidRPr="00800B21">
          <w:rPr>
            <w:rFonts w:ascii="宋体" w:eastAsia="宋体" w:hAnsi="宋体" w:hint="eastAsia"/>
            <w:color w:val="EE0000"/>
            <w:sz w:val="24"/>
            <w:szCs w:val="24"/>
          </w:rPr>
          <w:t>具体功能需求包括不限于：</w:t>
        </w:r>
      </w:ins>
    </w:p>
    <w:p w14:paraId="368EEA19" w14:textId="7552F795" w:rsidR="00DC09E5" w:rsidRPr="00800B21" w:rsidRDefault="00DC09E5" w:rsidP="00541BF0">
      <w:pPr>
        <w:pStyle w:val="a0"/>
        <w:numPr>
          <w:ilvl w:val="0"/>
          <w:numId w:val="7"/>
        </w:numPr>
        <w:spacing w:line="360" w:lineRule="auto"/>
        <w:ind w:left="0" w:firstLine="480"/>
        <w:rPr>
          <w:ins w:id="268" w:author="C A" w:date="2026-08-03T15:32:00Z" w16du:dateUtc="2026-08-03T07:32:00Z"/>
          <w:rFonts w:ascii="宋体" w:eastAsia="宋体" w:hAnsi="宋体" w:hint="eastAsia"/>
          <w:color w:val="EE0000"/>
          <w:sz w:val="24"/>
          <w:szCs w:val="24"/>
          <w:rPrChange w:id="269" w:author="C A" w:date="2026-08-03T16:20:00Z" w16du:dateUtc="2026-08-03T08:20:00Z">
            <w:rPr>
              <w:ins w:id="270" w:author="C A" w:date="2026-08-03T15:32:00Z" w16du:dateUtc="2026-08-03T07:32:00Z"/>
              <w:rFonts w:ascii="宋体" w:eastAsia="宋体" w:hAnsi="宋体" w:hint="eastAsia"/>
              <w:sz w:val="24"/>
              <w:szCs w:val="24"/>
            </w:rPr>
          </w:rPrChange>
        </w:rPr>
        <w:pPrChange w:id="271" w:author="C A" w:date="2026-08-03T16:10:00Z" w16du:dateUtc="2026-08-03T08:10:00Z">
          <w:pPr>
            <w:spacing w:line="360" w:lineRule="auto"/>
            <w:ind w:firstLineChars="200" w:firstLine="480"/>
          </w:pPr>
        </w:pPrChange>
      </w:pPr>
      <w:ins w:id="272" w:author="C A" w:date="2026-08-03T15:32:00Z" w16du:dateUtc="2026-08-03T07:32:00Z">
        <w:r w:rsidRPr="00800B21">
          <w:rPr>
            <w:rFonts w:ascii="宋体" w:eastAsia="宋体" w:hAnsi="宋体" w:hint="eastAsia"/>
            <w:color w:val="EE0000"/>
            <w:sz w:val="24"/>
            <w:szCs w:val="24"/>
            <w:rPrChange w:id="273" w:author="C A" w:date="2026-08-03T16:20:00Z" w16du:dateUtc="2026-08-03T08:20:00Z">
              <w:rPr>
                <w:rFonts w:ascii="宋体" w:eastAsia="宋体" w:hAnsi="宋体" w:hint="eastAsia"/>
                <w:sz w:val="24"/>
                <w:szCs w:val="24"/>
              </w:rPr>
            </w:rPrChange>
          </w:rPr>
          <w:t>支持基于业务需求自动生成全链路分层架构方案，覆盖SRC（原始数据层）→STD（标准数据层）→DWD（明细数据层）→DWS（汇总数据层→ADS（应用数据层）完整五层架构，各层定义清晰、命名规范自动执行。</w:t>
        </w:r>
      </w:ins>
    </w:p>
    <w:p w14:paraId="23B79993" w14:textId="4BD44CE1" w:rsidR="00DC09E5" w:rsidRPr="00800B21" w:rsidRDefault="00DC09E5" w:rsidP="00541BF0">
      <w:pPr>
        <w:pStyle w:val="a0"/>
        <w:numPr>
          <w:ilvl w:val="0"/>
          <w:numId w:val="7"/>
        </w:numPr>
        <w:spacing w:line="360" w:lineRule="auto"/>
        <w:ind w:left="0" w:firstLine="480"/>
        <w:rPr>
          <w:ins w:id="274" w:author="C A" w:date="2026-08-03T15:32:00Z" w16du:dateUtc="2026-08-03T07:32:00Z"/>
          <w:rFonts w:ascii="宋体" w:eastAsia="宋体" w:hAnsi="宋体" w:hint="eastAsia"/>
          <w:color w:val="EE0000"/>
          <w:sz w:val="24"/>
          <w:szCs w:val="24"/>
          <w:rPrChange w:id="275" w:author="C A" w:date="2026-08-03T16:20:00Z" w16du:dateUtc="2026-08-03T08:20:00Z">
            <w:rPr>
              <w:ins w:id="276" w:author="C A" w:date="2026-08-03T15:32:00Z" w16du:dateUtc="2026-08-03T07:32:00Z"/>
              <w:rFonts w:ascii="宋体" w:eastAsia="宋体" w:hAnsi="宋体" w:hint="eastAsia"/>
              <w:sz w:val="24"/>
              <w:szCs w:val="24"/>
            </w:rPr>
          </w:rPrChange>
        </w:rPr>
        <w:pPrChange w:id="277" w:author="C A" w:date="2026-08-03T16:10:00Z" w16du:dateUtc="2026-08-03T08:10:00Z">
          <w:pPr>
            <w:spacing w:line="360" w:lineRule="auto"/>
            <w:ind w:firstLineChars="200" w:firstLine="480"/>
          </w:pPr>
        </w:pPrChange>
      </w:pPr>
      <w:ins w:id="278" w:author="C A" w:date="2026-08-03T15:32:00Z" w16du:dateUtc="2026-08-03T07:32:00Z">
        <w:r w:rsidRPr="00800B21">
          <w:rPr>
            <w:rFonts w:ascii="宋体" w:eastAsia="宋体" w:hAnsi="宋体" w:hint="eastAsia"/>
            <w:color w:val="EE0000"/>
            <w:sz w:val="24"/>
            <w:szCs w:val="24"/>
            <w:rPrChange w:id="279" w:author="C A" w:date="2026-08-03T16:20:00Z" w16du:dateUtc="2026-08-03T08:20:00Z">
              <w:rPr>
                <w:rFonts w:ascii="宋体" w:eastAsia="宋体" w:hAnsi="宋体" w:hint="eastAsia"/>
                <w:sz w:val="24"/>
                <w:szCs w:val="24"/>
              </w:rPr>
            </w:rPrChange>
          </w:rPr>
          <w:t>支持主题域划分与模型设计一键生成，自动产出ER图与模型设计文档，图文输出可直接用于项目交付；支持分区策略自动配置，存储格式支持ORC等主流格式。</w:t>
        </w:r>
      </w:ins>
    </w:p>
    <w:p w14:paraId="558B63BC" w14:textId="425E2F27" w:rsidR="00DC09E5" w:rsidRPr="00800B21" w:rsidRDefault="00DC09E5" w:rsidP="00541BF0">
      <w:pPr>
        <w:pStyle w:val="a0"/>
        <w:numPr>
          <w:ilvl w:val="0"/>
          <w:numId w:val="7"/>
        </w:numPr>
        <w:spacing w:line="360" w:lineRule="auto"/>
        <w:ind w:left="0" w:firstLine="480"/>
        <w:rPr>
          <w:ins w:id="280" w:author="C A" w:date="2026-08-03T15:32:00Z" w16du:dateUtc="2026-08-03T07:32:00Z"/>
          <w:rFonts w:ascii="宋体" w:eastAsia="宋体" w:hAnsi="宋体" w:hint="eastAsia"/>
          <w:color w:val="EE0000"/>
          <w:sz w:val="24"/>
          <w:szCs w:val="24"/>
          <w:rPrChange w:id="281" w:author="C A" w:date="2026-08-03T16:20:00Z" w16du:dateUtc="2026-08-03T08:20:00Z">
            <w:rPr>
              <w:ins w:id="282" w:author="C A" w:date="2026-08-03T15:32:00Z" w16du:dateUtc="2026-08-03T07:32:00Z"/>
              <w:rFonts w:ascii="宋体" w:eastAsia="宋体" w:hAnsi="宋体" w:hint="eastAsia"/>
              <w:sz w:val="24"/>
              <w:szCs w:val="24"/>
            </w:rPr>
          </w:rPrChange>
        </w:rPr>
        <w:pPrChange w:id="283" w:author="C A" w:date="2026-08-03T16:10:00Z" w16du:dateUtc="2026-08-03T08:10:00Z">
          <w:pPr>
            <w:spacing w:line="360" w:lineRule="auto"/>
            <w:ind w:firstLineChars="200" w:firstLine="480"/>
          </w:pPr>
        </w:pPrChange>
      </w:pPr>
      <w:ins w:id="284" w:author="C A" w:date="2026-08-03T15:32:00Z" w16du:dateUtc="2026-08-03T07:32:00Z">
        <w:r w:rsidRPr="00800B21">
          <w:rPr>
            <w:rFonts w:ascii="宋体" w:eastAsia="宋体" w:hAnsi="宋体" w:hint="eastAsia"/>
            <w:color w:val="EE0000"/>
            <w:sz w:val="24"/>
            <w:szCs w:val="24"/>
            <w:rPrChange w:id="285" w:author="C A" w:date="2026-08-03T16:20:00Z" w16du:dateUtc="2026-08-03T08:20:00Z">
              <w:rPr>
                <w:rFonts w:ascii="宋体" w:eastAsia="宋体" w:hAnsi="宋体" w:hint="eastAsia"/>
                <w:sz w:val="24"/>
                <w:szCs w:val="24"/>
              </w:rPr>
            </w:rPrChange>
          </w:rPr>
          <w:lastRenderedPageBreak/>
          <w:t>支持命名规范约束自动执行，包括表名前缀、字段命名规则、注释格式等，确保建模标准在全项目范围内统一落地，无需人工逐项审查。</w:t>
        </w:r>
      </w:ins>
    </w:p>
    <w:p w14:paraId="5F7DFA23" w14:textId="77777777" w:rsidR="00DC09E5" w:rsidRPr="00800B21" w:rsidRDefault="00DC09E5" w:rsidP="00541BF0">
      <w:pPr>
        <w:pStyle w:val="a0"/>
        <w:numPr>
          <w:ilvl w:val="0"/>
          <w:numId w:val="7"/>
        </w:numPr>
        <w:spacing w:line="360" w:lineRule="auto"/>
        <w:ind w:left="0" w:firstLine="480"/>
        <w:rPr>
          <w:ins w:id="286" w:author="C A" w:date="2026-08-03T15:32:00Z" w16du:dateUtc="2026-08-03T07:32:00Z"/>
          <w:rFonts w:ascii="宋体" w:eastAsia="宋体" w:hAnsi="宋体" w:hint="eastAsia"/>
          <w:color w:val="EE0000"/>
          <w:sz w:val="24"/>
          <w:szCs w:val="24"/>
          <w:rPrChange w:id="287" w:author="C A" w:date="2026-08-03T16:20:00Z" w16du:dateUtc="2026-08-03T08:20:00Z">
            <w:rPr>
              <w:ins w:id="288" w:author="C A" w:date="2026-08-03T15:32:00Z" w16du:dateUtc="2026-08-03T07:32:00Z"/>
              <w:rFonts w:ascii="宋体" w:eastAsia="宋体" w:hAnsi="宋体" w:hint="eastAsia"/>
              <w:sz w:val="24"/>
              <w:szCs w:val="24"/>
            </w:rPr>
          </w:rPrChange>
        </w:rPr>
        <w:pPrChange w:id="289" w:author="C A" w:date="2026-08-03T16:10:00Z" w16du:dateUtc="2026-08-03T08:10:00Z">
          <w:pPr>
            <w:spacing w:line="360" w:lineRule="auto"/>
            <w:ind w:firstLineChars="200" w:firstLine="480"/>
          </w:pPr>
        </w:pPrChange>
      </w:pPr>
      <w:ins w:id="290" w:author="C A" w:date="2026-08-03T15:32:00Z" w16du:dateUtc="2026-08-03T07:32:00Z">
        <w:r w:rsidRPr="00800B21">
          <w:rPr>
            <w:rFonts w:ascii="宋体" w:eastAsia="宋体" w:hAnsi="宋体" w:hint="eastAsia"/>
            <w:color w:val="EE0000"/>
            <w:sz w:val="24"/>
            <w:szCs w:val="24"/>
            <w:rPrChange w:id="291" w:author="C A" w:date="2026-08-03T16:20:00Z" w16du:dateUtc="2026-08-03T08:20:00Z">
              <w:rPr>
                <w:rFonts w:ascii="宋体" w:eastAsia="宋体" w:hAnsi="宋体" w:hint="eastAsia"/>
                <w:sz w:val="24"/>
                <w:szCs w:val="24"/>
              </w:rPr>
            </w:rPrChange>
          </w:rPr>
          <w:t>数据模型创建的字段信息与标准体系进行智能关联，优先基于标准数据元进行建表</w:t>
        </w:r>
      </w:ins>
    </w:p>
    <w:p w14:paraId="7EF1FE8E" w14:textId="7CD8A480" w:rsidR="00DC09E5" w:rsidRPr="00800B21" w:rsidRDefault="00DC09E5" w:rsidP="00B06ACC">
      <w:pPr>
        <w:pStyle w:val="4"/>
        <w:rPr>
          <w:ins w:id="292" w:author="C A" w:date="2026-08-03T16:09:00Z" w16du:dateUtc="2026-08-03T08:09:00Z"/>
        </w:rPr>
      </w:pPr>
      <w:ins w:id="293" w:author="C A" w:date="2026-08-03T15:32:00Z" w16du:dateUtc="2026-08-03T07:32:00Z">
        <w:r w:rsidRPr="00800B21">
          <w:rPr>
            <w:rFonts w:hint="eastAsia"/>
          </w:rPr>
          <w:t>智能数据处理</w:t>
        </w:r>
      </w:ins>
    </w:p>
    <w:p w14:paraId="4EE43713" w14:textId="78BA258C" w:rsidR="00541BF0" w:rsidRPr="00800B21" w:rsidRDefault="00541BF0" w:rsidP="00B06ACC">
      <w:pPr>
        <w:spacing w:line="360" w:lineRule="auto"/>
        <w:ind w:firstLineChars="200" w:firstLine="480"/>
        <w:rPr>
          <w:ins w:id="294" w:author="C A" w:date="2026-08-03T15:32:00Z" w16du:dateUtc="2026-08-03T07:32:00Z"/>
          <w:rFonts w:ascii="宋体" w:eastAsia="宋体" w:hAnsi="宋体" w:hint="eastAsia"/>
          <w:color w:val="EE0000"/>
          <w:sz w:val="24"/>
          <w:szCs w:val="24"/>
          <w:rPrChange w:id="295" w:author="C A" w:date="2026-08-03T16:20:00Z" w16du:dateUtc="2026-08-03T08:20:00Z">
            <w:rPr>
              <w:ins w:id="296" w:author="C A" w:date="2026-08-03T15:32:00Z" w16du:dateUtc="2026-08-03T07:32:00Z"/>
              <w:rFonts w:hint="eastAsia"/>
            </w:rPr>
          </w:rPrChange>
        </w:rPr>
        <w:pPrChange w:id="297" w:author="C A" w:date="2026-08-03T16:13:00Z" w16du:dateUtc="2026-08-03T08:13:00Z">
          <w:pPr>
            <w:spacing w:line="360" w:lineRule="auto"/>
            <w:ind w:firstLineChars="200" w:firstLine="420"/>
          </w:pPr>
        </w:pPrChange>
      </w:pPr>
      <w:ins w:id="298" w:author="C A" w:date="2026-08-03T16:09:00Z" w16du:dateUtc="2026-08-03T08:09:00Z">
        <w:r w:rsidRPr="00800B21">
          <w:rPr>
            <w:rFonts w:ascii="宋体" w:eastAsia="宋体" w:hAnsi="宋体"/>
            <w:color w:val="EE0000"/>
            <w:sz w:val="24"/>
            <w:szCs w:val="24"/>
            <w:rPrChange w:id="299" w:author="C A" w:date="2026-08-03T16:20:00Z" w16du:dateUtc="2026-08-03T08:20:00Z">
              <w:rPr/>
            </w:rPrChange>
          </w:rPr>
          <w:t>支持“提问即开发”对话模式，输入公路综合信息平台及数转业务系统目标表信息后，由AI自动生成字段Mapping规则，并据此生成标准ETL SQL脚本，兼容Hive SQL等主流语法。可降低对资深开发人员的依赖、缩短加工脚本交付周期，自动生成的数据血缘使每张目标表的数据来源与加工逻辑清晰可溯</w:t>
        </w:r>
        <w:r w:rsidRPr="00800B21">
          <w:rPr>
            <w:rFonts w:ascii="宋体" w:eastAsia="宋体" w:hAnsi="宋体" w:hint="eastAsia"/>
            <w:color w:val="EE0000"/>
            <w:sz w:val="24"/>
            <w:szCs w:val="24"/>
          </w:rPr>
          <w:t>，</w:t>
        </w:r>
      </w:ins>
      <w:ins w:id="300" w:author="C A" w:date="2026-08-03T16:13:00Z" w16du:dateUtc="2026-08-03T08:13:00Z">
        <w:r w:rsidR="00B06ACC" w:rsidRPr="00800B21">
          <w:rPr>
            <w:rFonts w:ascii="宋体" w:eastAsia="宋体" w:hAnsi="宋体" w:hint="eastAsia"/>
            <w:color w:val="EE0000"/>
            <w:sz w:val="24"/>
            <w:szCs w:val="24"/>
          </w:rPr>
          <w:t>具体功能需求包括不限于：</w:t>
        </w:r>
      </w:ins>
    </w:p>
    <w:p w14:paraId="24BF98BB" w14:textId="5C02849C" w:rsidR="00DC09E5" w:rsidRPr="00800B21" w:rsidRDefault="00DC09E5" w:rsidP="00B06ACC">
      <w:pPr>
        <w:pStyle w:val="a0"/>
        <w:numPr>
          <w:ilvl w:val="0"/>
          <w:numId w:val="8"/>
        </w:numPr>
        <w:spacing w:line="360" w:lineRule="auto"/>
        <w:ind w:left="0" w:firstLine="480"/>
        <w:rPr>
          <w:ins w:id="301" w:author="C A" w:date="2026-08-03T15:32:00Z" w16du:dateUtc="2026-08-03T07:32:00Z"/>
          <w:rFonts w:ascii="宋体" w:eastAsia="宋体" w:hAnsi="宋体" w:hint="eastAsia"/>
          <w:color w:val="EE0000"/>
          <w:sz w:val="24"/>
          <w:szCs w:val="24"/>
          <w:rPrChange w:id="302" w:author="C A" w:date="2026-08-03T16:20:00Z" w16du:dateUtc="2026-08-03T08:20:00Z">
            <w:rPr>
              <w:ins w:id="303" w:author="C A" w:date="2026-08-03T15:32:00Z" w16du:dateUtc="2026-08-03T07:32:00Z"/>
              <w:rFonts w:ascii="宋体" w:eastAsia="宋体" w:hAnsi="宋体" w:hint="eastAsia"/>
              <w:sz w:val="24"/>
              <w:szCs w:val="24"/>
            </w:rPr>
          </w:rPrChange>
        </w:rPr>
        <w:pPrChange w:id="304" w:author="C A" w:date="2026-08-03T16:11:00Z" w16du:dateUtc="2026-08-03T08:11:00Z">
          <w:pPr>
            <w:spacing w:line="360" w:lineRule="auto"/>
            <w:ind w:firstLineChars="200" w:firstLine="480"/>
          </w:pPr>
        </w:pPrChange>
      </w:pPr>
      <w:ins w:id="305" w:author="C A" w:date="2026-08-03T15:32:00Z" w16du:dateUtc="2026-08-03T07:32:00Z">
        <w:r w:rsidRPr="00800B21">
          <w:rPr>
            <w:rFonts w:ascii="宋体" w:eastAsia="宋体" w:hAnsi="宋体" w:hint="eastAsia"/>
            <w:color w:val="EE0000"/>
            <w:sz w:val="24"/>
            <w:szCs w:val="24"/>
            <w:rPrChange w:id="306" w:author="C A" w:date="2026-08-03T16:20:00Z" w16du:dateUtc="2026-08-03T08:20:00Z">
              <w:rPr>
                <w:rFonts w:ascii="宋体" w:eastAsia="宋体" w:hAnsi="宋体" w:hint="eastAsia"/>
                <w:sz w:val="24"/>
                <w:szCs w:val="24"/>
              </w:rPr>
            </w:rPrChange>
          </w:rPr>
          <w:t>支持"提问即开发"对话模式，输入目标表信息，AI自动生成字段Mapping规则，无需人工逐字段配置；支持根据Mapping规则自动生成标准ETL SQL脚本，支持Hive SQL等主流语法。</w:t>
        </w:r>
      </w:ins>
    </w:p>
    <w:p w14:paraId="6552FD3F" w14:textId="4FC6D657" w:rsidR="00DC09E5" w:rsidRPr="00800B21" w:rsidRDefault="00DC09E5" w:rsidP="00B06ACC">
      <w:pPr>
        <w:pStyle w:val="a0"/>
        <w:numPr>
          <w:ilvl w:val="0"/>
          <w:numId w:val="8"/>
        </w:numPr>
        <w:spacing w:line="360" w:lineRule="auto"/>
        <w:ind w:left="0" w:firstLine="480"/>
        <w:rPr>
          <w:ins w:id="307" w:author="C A" w:date="2026-08-03T15:32:00Z" w16du:dateUtc="2026-08-03T07:32:00Z"/>
          <w:rFonts w:ascii="宋体" w:eastAsia="宋体" w:hAnsi="宋体" w:hint="eastAsia"/>
          <w:color w:val="EE0000"/>
          <w:sz w:val="24"/>
          <w:szCs w:val="24"/>
          <w:rPrChange w:id="308" w:author="C A" w:date="2026-08-03T16:20:00Z" w16du:dateUtc="2026-08-03T08:20:00Z">
            <w:rPr>
              <w:ins w:id="309" w:author="C A" w:date="2026-08-03T15:32:00Z" w16du:dateUtc="2026-08-03T07:32:00Z"/>
              <w:rFonts w:ascii="宋体" w:eastAsia="宋体" w:hAnsi="宋体" w:hint="eastAsia"/>
              <w:sz w:val="24"/>
              <w:szCs w:val="24"/>
            </w:rPr>
          </w:rPrChange>
        </w:rPr>
        <w:pPrChange w:id="310" w:author="C A" w:date="2026-08-03T16:11:00Z" w16du:dateUtc="2026-08-03T08:11:00Z">
          <w:pPr>
            <w:spacing w:line="360" w:lineRule="auto"/>
            <w:ind w:firstLineChars="200" w:firstLine="480"/>
          </w:pPr>
        </w:pPrChange>
      </w:pPr>
      <w:ins w:id="311" w:author="C A" w:date="2026-08-03T15:32:00Z" w16du:dateUtc="2026-08-03T07:32:00Z">
        <w:r w:rsidRPr="00800B21">
          <w:rPr>
            <w:rFonts w:ascii="宋体" w:eastAsia="宋体" w:hAnsi="宋体" w:hint="eastAsia"/>
            <w:color w:val="EE0000"/>
            <w:sz w:val="24"/>
            <w:szCs w:val="24"/>
            <w:rPrChange w:id="312" w:author="C A" w:date="2026-08-03T16:20:00Z" w16du:dateUtc="2026-08-03T08:20:00Z">
              <w:rPr>
                <w:rFonts w:ascii="宋体" w:eastAsia="宋体" w:hAnsi="宋体" w:hint="eastAsia"/>
                <w:sz w:val="24"/>
                <w:szCs w:val="24"/>
              </w:rPr>
            </w:rPrChange>
          </w:rPr>
          <w:t>支持数据清洗规则智能推荐，涵盖格式统一、去重、空值处理、类型转换、数值处理等多类清洗场景，系统根据字段语义与数据内容自动匹配对应规则建议。</w:t>
        </w:r>
      </w:ins>
    </w:p>
    <w:p w14:paraId="3BCA4662" w14:textId="6E7E66BA" w:rsidR="00DC09E5" w:rsidRPr="00800B21" w:rsidRDefault="00DC09E5" w:rsidP="00B06ACC">
      <w:pPr>
        <w:pStyle w:val="a0"/>
        <w:numPr>
          <w:ilvl w:val="0"/>
          <w:numId w:val="8"/>
        </w:numPr>
        <w:spacing w:line="360" w:lineRule="auto"/>
        <w:ind w:left="0" w:firstLine="480"/>
        <w:rPr>
          <w:ins w:id="313" w:author="C A" w:date="2026-08-03T15:32:00Z" w16du:dateUtc="2026-08-03T07:32:00Z"/>
          <w:rFonts w:ascii="宋体" w:eastAsia="宋体" w:hAnsi="宋体" w:hint="eastAsia"/>
          <w:color w:val="EE0000"/>
          <w:sz w:val="24"/>
          <w:szCs w:val="24"/>
          <w:rPrChange w:id="314" w:author="C A" w:date="2026-08-03T16:20:00Z" w16du:dateUtc="2026-08-03T08:20:00Z">
            <w:rPr>
              <w:ins w:id="315" w:author="C A" w:date="2026-08-03T15:32:00Z" w16du:dateUtc="2026-08-03T07:32:00Z"/>
              <w:rFonts w:ascii="宋体" w:eastAsia="宋体" w:hAnsi="宋体" w:hint="eastAsia"/>
              <w:sz w:val="24"/>
              <w:szCs w:val="24"/>
            </w:rPr>
          </w:rPrChange>
        </w:rPr>
        <w:pPrChange w:id="316" w:author="C A" w:date="2026-08-03T16:11:00Z" w16du:dateUtc="2026-08-03T08:11:00Z">
          <w:pPr>
            <w:spacing w:line="360" w:lineRule="auto"/>
            <w:ind w:firstLineChars="200" w:firstLine="480"/>
          </w:pPr>
        </w:pPrChange>
      </w:pPr>
      <w:ins w:id="317" w:author="C A" w:date="2026-08-03T15:32:00Z" w16du:dateUtc="2026-08-03T07:32:00Z">
        <w:r w:rsidRPr="00800B21">
          <w:rPr>
            <w:rFonts w:ascii="宋体" w:eastAsia="宋体" w:hAnsi="宋体" w:hint="eastAsia"/>
            <w:color w:val="EE0000"/>
            <w:sz w:val="24"/>
            <w:szCs w:val="24"/>
            <w:rPrChange w:id="318" w:author="C A" w:date="2026-08-03T16:20:00Z" w16du:dateUtc="2026-08-03T08:20:00Z">
              <w:rPr>
                <w:rFonts w:ascii="宋体" w:eastAsia="宋体" w:hAnsi="宋体" w:hint="eastAsia"/>
                <w:sz w:val="24"/>
                <w:szCs w:val="24"/>
              </w:rPr>
            </w:rPrChange>
          </w:rPr>
          <w:t>支持全链路智能开发能力，数据加工任务支持批量生成并一键提交数据平台执行；支持数据血缘自动生成，可追溯每张目标表的数据来源与加工逻辑。</w:t>
        </w:r>
      </w:ins>
    </w:p>
    <w:p w14:paraId="59FAF80A" w14:textId="2D15E847" w:rsidR="00DC09E5" w:rsidRPr="00800B21" w:rsidRDefault="00DC09E5" w:rsidP="00B06ACC">
      <w:pPr>
        <w:pStyle w:val="4"/>
        <w:rPr>
          <w:ins w:id="319" w:author="C A" w:date="2026-08-03T16:12:00Z" w16du:dateUtc="2026-08-03T08:12:00Z"/>
        </w:rPr>
      </w:pPr>
      <w:ins w:id="320" w:author="C A" w:date="2026-08-03T15:32:00Z" w16du:dateUtc="2026-08-03T07:32:00Z">
        <w:r w:rsidRPr="00800B21">
          <w:rPr>
            <w:rFonts w:hint="eastAsia"/>
          </w:rPr>
          <w:t>智能指标体系管理</w:t>
        </w:r>
      </w:ins>
    </w:p>
    <w:p w14:paraId="08E77D59" w14:textId="33701A1A" w:rsidR="00B06ACC" w:rsidRPr="00800B21" w:rsidRDefault="00B06ACC" w:rsidP="00B06ACC">
      <w:pPr>
        <w:spacing w:line="360" w:lineRule="auto"/>
        <w:ind w:firstLineChars="200" w:firstLine="480"/>
        <w:rPr>
          <w:ins w:id="321" w:author="C A" w:date="2026-08-03T16:12:00Z" w16du:dateUtc="2026-08-03T08:12:00Z"/>
          <w:rFonts w:ascii="宋体" w:eastAsia="宋体" w:hAnsi="宋体" w:hint="eastAsia"/>
          <w:color w:val="EE0000"/>
          <w:sz w:val="24"/>
          <w:szCs w:val="24"/>
          <w:rPrChange w:id="322" w:author="C A" w:date="2026-08-03T16:20:00Z" w16du:dateUtc="2026-08-03T08:20:00Z">
            <w:rPr>
              <w:ins w:id="323" w:author="C A" w:date="2026-08-03T16:12:00Z" w16du:dateUtc="2026-08-03T08:12:00Z"/>
              <w:rFonts w:hint="eastAsia"/>
            </w:rPr>
          </w:rPrChange>
        </w:rPr>
        <w:pPrChange w:id="324" w:author="C A" w:date="2026-08-03T16:13:00Z" w16du:dateUtc="2026-08-03T08:13:00Z">
          <w:pPr/>
        </w:pPrChange>
      </w:pPr>
      <w:ins w:id="325" w:author="C A" w:date="2026-08-03T16:12:00Z" w16du:dateUtc="2026-08-03T08:12:00Z">
        <w:r w:rsidRPr="00800B21">
          <w:rPr>
            <w:rFonts w:ascii="宋体" w:eastAsia="宋体" w:hAnsi="宋体" w:hint="eastAsia"/>
            <w:color w:val="EE0000"/>
            <w:sz w:val="24"/>
            <w:szCs w:val="24"/>
            <w:rPrChange w:id="326" w:author="C A" w:date="2026-08-03T16:20:00Z" w16du:dateUtc="2026-08-03T08:20:00Z">
              <w:rPr>
                <w:rFonts w:hint="eastAsia"/>
              </w:rPr>
            </w:rPrChange>
          </w:rPr>
          <w:t>支持基于湖北公路业务场景描述或数仓数据，由AI自动规划指标体系，输出一级、二级、三级分层指标分类结构，自动生成指标定义、业务口径与计算逻辑，确保指标唯一性，消除指标口径不一致问题。可从机制上消除“同名不同义、同义不同名”的指标口径冲突，指标加工SQL自动关联数仓模型层，使指标具备“定义即可上线”的发布条件</w:t>
        </w:r>
      </w:ins>
      <w:ins w:id="327" w:author="C A" w:date="2026-08-03T16:13:00Z" w16du:dateUtc="2026-08-03T08:13:00Z">
        <w:r w:rsidRPr="00800B21">
          <w:rPr>
            <w:rFonts w:ascii="宋体" w:eastAsia="宋体" w:hAnsi="宋体" w:hint="eastAsia"/>
            <w:color w:val="EE0000"/>
            <w:sz w:val="24"/>
            <w:szCs w:val="24"/>
          </w:rPr>
          <w:t>，具体功能需求包括不限于：</w:t>
        </w:r>
      </w:ins>
    </w:p>
    <w:p w14:paraId="0C0A7AB1" w14:textId="539307F0" w:rsidR="00DC09E5" w:rsidRPr="00800B21" w:rsidRDefault="00DC09E5" w:rsidP="00B06ACC">
      <w:pPr>
        <w:pStyle w:val="a0"/>
        <w:numPr>
          <w:ilvl w:val="0"/>
          <w:numId w:val="9"/>
        </w:numPr>
        <w:spacing w:line="360" w:lineRule="auto"/>
        <w:ind w:left="0" w:firstLine="480"/>
        <w:rPr>
          <w:ins w:id="328" w:author="C A" w:date="2026-08-03T15:32:00Z" w16du:dateUtc="2026-08-03T07:32:00Z"/>
          <w:rFonts w:ascii="宋体" w:eastAsia="宋体" w:hAnsi="宋体" w:hint="eastAsia"/>
          <w:color w:val="EE0000"/>
          <w:sz w:val="24"/>
          <w:szCs w:val="24"/>
          <w:rPrChange w:id="329" w:author="C A" w:date="2026-08-03T16:20:00Z" w16du:dateUtc="2026-08-03T08:20:00Z">
            <w:rPr>
              <w:ins w:id="330" w:author="C A" w:date="2026-08-03T15:32:00Z" w16du:dateUtc="2026-08-03T07:32:00Z"/>
              <w:rFonts w:ascii="宋体" w:eastAsia="宋体" w:hAnsi="宋体" w:hint="eastAsia"/>
              <w:sz w:val="24"/>
              <w:szCs w:val="24"/>
            </w:rPr>
          </w:rPrChange>
        </w:rPr>
        <w:pPrChange w:id="331" w:author="C A" w:date="2026-08-03T16:13:00Z" w16du:dateUtc="2026-08-03T08:13:00Z">
          <w:pPr>
            <w:spacing w:line="360" w:lineRule="auto"/>
            <w:ind w:firstLineChars="200" w:firstLine="480"/>
          </w:pPr>
        </w:pPrChange>
      </w:pPr>
      <w:ins w:id="332" w:author="C A" w:date="2026-08-03T15:32:00Z" w16du:dateUtc="2026-08-03T07:32:00Z">
        <w:r w:rsidRPr="00800B21">
          <w:rPr>
            <w:rFonts w:ascii="宋体" w:eastAsia="宋体" w:hAnsi="宋体" w:hint="eastAsia"/>
            <w:color w:val="EE0000"/>
            <w:sz w:val="24"/>
            <w:szCs w:val="24"/>
            <w:rPrChange w:id="333" w:author="C A" w:date="2026-08-03T16:20:00Z" w16du:dateUtc="2026-08-03T08:20:00Z">
              <w:rPr>
                <w:rFonts w:ascii="宋体" w:eastAsia="宋体" w:hAnsi="宋体" w:hint="eastAsia"/>
                <w:sz w:val="24"/>
                <w:szCs w:val="24"/>
              </w:rPr>
            </w:rPrChange>
          </w:rPr>
          <w:t>支持基于业务场景描述或数仓数据，AI自动规划指标体系，输出一级、二级、三级分层指标分类结构；自动生成指标定义、业务口径、计算逻辑，确保指标唯一性，消除指标口径不一致问题。</w:t>
        </w:r>
      </w:ins>
    </w:p>
    <w:p w14:paraId="091190BA" w14:textId="5F64935C" w:rsidR="00DC09E5" w:rsidRPr="00800B21" w:rsidRDefault="00DC09E5" w:rsidP="00B06ACC">
      <w:pPr>
        <w:pStyle w:val="a0"/>
        <w:numPr>
          <w:ilvl w:val="0"/>
          <w:numId w:val="9"/>
        </w:numPr>
        <w:spacing w:line="360" w:lineRule="auto"/>
        <w:ind w:left="0" w:firstLine="480"/>
        <w:rPr>
          <w:ins w:id="334" w:author="C A" w:date="2026-08-03T15:32:00Z" w16du:dateUtc="2026-08-03T07:32:00Z"/>
          <w:rFonts w:ascii="宋体" w:eastAsia="宋体" w:hAnsi="宋体" w:hint="eastAsia"/>
          <w:color w:val="EE0000"/>
          <w:sz w:val="24"/>
          <w:szCs w:val="24"/>
          <w:rPrChange w:id="335" w:author="C A" w:date="2026-08-03T16:20:00Z" w16du:dateUtc="2026-08-03T08:20:00Z">
            <w:rPr>
              <w:ins w:id="336" w:author="C A" w:date="2026-08-03T15:32:00Z" w16du:dateUtc="2026-08-03T07:32:00Z"/>
              <w:rFonts w:ascii="宋体" w:eastAsia="宋体" w:hAnsi="宋体" w:hint="eastAsia"/>
              <w:sz w:val="24"/>
              <w:szCs w:val="24"/>
            </w:rPr>
          </w:rPrChange>
        </w:rPr>
        <w:pPrChange w:id="337" w:author="C A" w:date="2026-08-03T16:13:00Z" w16du:dateUtc="2026-08-03T08:13:00Z">
          <w:pPr>
            <w:spacing w:line="360" w:lineRule="auto"/>
            <w:ind w:firstLineChars="200" w:firstLine="480"/>
          </w:pPr>
        </w:pPrChange>
      </w:pPr>
      <w:ins w:id="338" w:author="C A" w:date="2026-08-03T15:32:00Z" w16du:dateUtc="2026-08-03T07:32:00Z">
        <w:r w:rsidRPr="00800B21">
          <w:rPr>
            <w:rFonts w:ascii="宋体" w:eastAsia="宋体" w:hAnsi="宋体" w:hint="eastAsia"/>
            <w:color w:val="EE0000"/>
            <w:sz w:val="24"/>
            <w:szCs w:val="24"/>
            <w:rPrChange w:id="339" w:author="C A" w:date="2026-08-03T16:20:00Z" w16du:dateUtc="2026-08-03T08:20:00Z">
              <w:rPr>
                <w:rFonts w:ascii="宋体" w:eastAsia="宋体" w:hAnsi="宋体" w:hint="eastAsia"/>
                <w:sz w:val="24"/>
                <w:szCs w:val="24"/>
              </w:rPr>
            </w:rPrChange>
          </w:rPr>
          <w:t>支持基于指标体系自动生成指标加工SQL，SQL自动关联对应数仓模型层，保证指标可直接上线发布，无需二次开发。</w:t>
        </w:r>
      </w:ins>
    </w:p>
    <w:p w14:paraId="01E9DA6F" w14:textId="64849C10" w:rsidR="00DC09E5" w:rsidRPr="00800B21" w:rsidRDefault="00DC09E5" w:rsidP="00B06ACC">
      <w:pPr>
        <w:pStyle w:val="4"/>
        <w:rPr>
          <w:ins w:id="340" w:author="C A" w:date="2026-08-03T15:32:00Z" w16du:dateUtc="2026-08-03T07:32:00Z"/>
          <w:rFonts w:hint="eastAsia"/>
        </w:rPr>
        <w:pPrChange w:id="341" w:author="C A" w:date="2026-08-03T16:17:00Z" w16du:dateUtc="2026-08-03T08:17:00Z">
          <w:pPr>
            <w:spacing w:line="360" w:lineRule="auto"/>
            <w:ind w:firstLineChars="200" w:firstLine="480"/>
          </w:pPr>
        </w:pPrChange>
      </w:pPr>
      <w:ins w:id="342" w:author="C A" w:date="2026-08-03T15:32:00Z" w16du:dateUtc="2026-08-03T07:32:00Z">
        <w:r w:rsidRPr="00800B21">
          <w:rPr>
            <w:rFonts w:hint="eastAsia"/>
          </w:rPr>
          <w:lastRenderedPageBreak/>
          <w:t>主动质量控制</w:t>
        </w:r>
      </w:ins>
    </w:p>
    <w:p w14:paraId="2BB5F792" w14:textId="54D44B0E" w:rsidR="00B06ACC" w:rsidRPr="00800B21" w:rsidRDefault="00B06ACC" w:rsidP="00DC09E5">
      <w:pPr>
        <w:spacing w:line="360" w:lineRule="auto"/>
        <w:ind w:firstLineChars="200" w:firstLine="480"/>
        <w:rPr>
          <w:ins w:id="343" w:author="C A" w:date="2026-08-03T16:15:00Z" w16du:dateUtc="2026-08-03T08:15:00Z"/>
          <w:rFonts w:ascii="宋体" w:eastAsia="宋体" w:hAnsi="宋体"/>
          <w:color w:val="EE0000"/>
          <w:sz w:val="24"/>
          <w:szCs w:val="24"/>
        </w:rPr>
      </w:pPr>
      <w:ins w:id="344" w:author="C A" w:date="2026-08-03T16:15:00Z" w16du:dateUtc="2026-08-03T08:15:00Z">
        <w:r w:rsidRPr="00800B21">
          <w:rPr>
            <w:rFonts w:ascii="宋体" w:eastAsia="宋体" w:hAnsi="宋体"/>
            <w:color w:val="EE0000"/>
            <w:sz w:val="24"/>
            <w:szCs w:val="24"/>
          </w:rPr>
          <w:t>支持AI基于字段语义、关联标准等综合分析自动推荐质量规则，覆盖空值校验、值域校验、格式校验、逻辑一致性等多类规则，并依据字段特征智能匹配校验规则（如识别手机号字段推荐正则校验、识别时间字段推荐逻辑一致性校验）。可将质量保障前移至数据产生与治理环节，批量生成的稽核任务覆盖采集、治理、应用、交换共享全生命周期，持续提升底座数据可信度</w:t>
        </w:r>
        <w:r w:rsidRPr="00800B21">
          <w:rPr>
            <w:rFonts w:ascii="宋体" w:eastAsia="宋体" w:hAnsi="宋体" w:hint="eastAsia"/>
            <w:color w:val="EE0000"/>
            <w:sz w:val="24"/>
            <w:szCs w:val="24"/>
          </w:rPr>
          <w:t>，具体功能需求包括不限于：</w:t>
        </w:r>
      </w:ins>
    </w:p>
    <w:p w14:paraId="036D83E8" w14:textId="4C771A6B" w:rsidR="00DC09E5" w:rsidRPr="00800B21" w:rsidRDefault="00DC09E5" w:rsidP="00B06ACC">
      <w:pPr>
        <w:pStyle w:val="a0"/>
        <w:numPr>
          <w:ilvl w:val="0"/>
          <w:numId w:val="10"/>
        </w:numPr>
        <w:spacing w:line="360" w:lineRule="auto"/>
        <w:ind w:left="0" w:firstLine="480"/>
        <w:rPr>
          <w:ins w:id="345" w:author="C A" w:date="2026-08-03T15:32:00Z" w16du:dateUtc="2026-08-03T07:32:00Z"/>
          <w:rFonts w:ascii="宋体" w:eastAsia="宋体" w:hAnsi="宋体" w:hint="eastAsia"/>
          <w:color w:val="EE0000"/>
          <w:sz w:val="24"/>
          <w:szCs w:val="24"/>
          <w:rPrChange w:id="346" w:author="C A" w:date="2026-08-03T16:20:00Z" w16du:dateUtc="2026-08-03T08:20:00Z">
            <w:rPr>
              <w:ins w:id="347" w:author="C A" w:date="2026-08-03T15:32:00Z" w16du:dateUtc="2026-08-03T07:32:00Z"/>
              <w:rFonts w:ascii="宋体" w:eastAsia="宋体" w:hAnsi="宋体" w:hint="eastAsia"/>
              <w:sz w:val="24"/>
              <w:szCs w:val="24"/>
            </w:rPr>
          </w:rPrChange>
        </w:rPr>
        <w:pPrChange w:id="348" w:author="C A" w:date="2026-08-03T16:15:00Z" w16du:dateUtc="2026-08-03T08:15:00Z">
          <w:pPr>
            <w:spacing w:line="360" w:lineRule="auto"/>
            <w:ind w:firstLineChars="200" w:firstLine="480"/>
          </w:pPr>
        </w:pPrChange>
      </w:pPr>
      <w:ins w:id="349" w:author="C A" w:date="2026-08-03T15:32:00Z" w16du:dateUtc="2026-08-03T07:32:00Z">
        <w:r w:rsidRPr="00800B21">
          <w:rPr>
            <w:rFonts w:ascii="宋体" w:eastAsia="宋体" w:hAnsi="宋体" w:hint="eastAsia"/>
            <w:color w:val="EE0000"/>
            <w:sz w:val="24"/>
            <w:szCs w:val="24"/>
            <w:rPrChange w:id="350" w:author="C A" w:date="2026-08-03T16:20:00Z" w16du:dateUtc="2026-08-03T08:20:00Z">
              <w:rPr>
                <w:rFonts w:ascii="宋体" w:eastAsia="宋体" w:hAnsi="宋体" w:hint="eastAsia"/>
                <w:sz w:val="24"/>
                <w:szCs w:val="24"/>
              </w:rPr>
            </w:rPrChange>
          </w:rPr>
          <w:t>支持AI自动推荐质量规则，基于字段语义、关联标准等综合分析，覆盖空值校验、值域校验、格式校验、逻辑一致性等多类规则；如系统自动识别手机号字段推荐正则校验规则，识别时间字段推荐逻辑一致性校验规则，无需人工手动配置每一条规则。</w:t>
        </w:r>
      </w:ins>
    </w:p>
    <w:p w14:paraId="1B6A1BE0" w14:textId="7FB1E4F1" w:rsidR="00DC09E5" w:rsidRPr="00800B21" w:rsidRDefault="00DC09E5" w:rsidP="00B06ACC">
      <w:pPr>
        <w:pStyle w:val="a0"/>
        <w:numPr>
          <w:ilvl w:val="0"/>
          <w:numId w:val="10"/>
        </w:numPr>
        <w:spacing w:line="360" w:lineRule="auto"/>
        <w:ind w:left="0" w:firstLine="480"/>
        <w:rPr>
          <w:ins w:id="351" w:author="C A" w:date="2026-08-03T15:32:00Z" w16du:dateUtc="2026-08-03T07:32:00Z"/>
          <w:rFonts w:ascii="宋体" w:eastAsia="宋体" w:hAnsi="宋体" w:hint="eastAsia"/>
          <w:color w:val="EE0000"/>
          <w:sz w:val="24"/>
          <w:szCs w:val="24"/>
          <w:rPrChange w:id="352" w:author="C A" w:date="2026-08-03T16:20:00Z" w16du:dateUtc="2026-08-03T08:20:00Z">
            <w:rPr>
              <w:ins w:id="353" w:author="C A" w:date="2026-08-03T15:32:00Z" w16du:dateUtc="2026-08-03T07:32:00Z"/>
              <w:rFonts w:ascii="宋体" w:eastAsia="宋体" w:hAnsi="宋体" w:hint="eastAsia"/>
              <w:sz w:val="24"/>
              <w:szCs w:val="24"/>
            </w:rPr>
          </w:rPrChange>
        </w:rPr>
        <w:pPrChange w:id="354" w:author="C A" w:date="2026-08-03T16:15:00Z" w16du:dateUtc="2026-08-03T08:15:00Z">
          <w:pPr>
            <w:spacing w:line="360" w:lineRule="auto"/>
            <w:ind w:firstLineChars="200" w:firstLine="480"/>
          </w:pPr>
        </w:pPrChange>
      </w:pPr>
      <w:ins w:id="355" w:author="C A" w:date="2026-08-03T15:32:00Z" w16du:dateUtc="2026-08-03T07:32:00Z">
        <w:r w:rsidRPr="00800B21">
          <w:rPr>
            <w:rFonts w:ascii="宋体" w:eastAsia="宋体" w:hAnsi="宋体" w:hint="eastAsia"/>
            <w:color w:val="EE0000"/>
            <w:sz w:val="24"/>
            <w:szCs w:val="24"/>
            <w:rPrChange w:id="356" w:author="C A" w:date="2026-08-03T16:20:00Z" w16du:dateUtc="2026-08-03T08:20:00Z">
              <w:rPr>
                <w:rFonts w:ascii="宋体" w:eastAsia="宋体" w:hAnsi="宋体" w:hint="eastAsia"/>
                <w:sz w:val="24"/>
                <w:szCs w:val="24"/>
              </w:rPr>
            </w:rPrChange>
          </w:rPr>
          <w:t>支持基于推荐的稽核规则，批量生成数据稽核任务，并一键提交到数据平台执行。</w:t>
        </w:r>
      </w:ins>
    </w:p>
    <w:p w14:paraId="50BC1A82" w14:textId="04233D59" w:rsidR="00DC09E5" w:rsidRPr="00800B21" w:rsidRDefault="00DC09E5" w:rsidP="00B06ACC">
      <w:pPr>
        <w:pStyle w:val="4"/>
        <w:rPr>
          <w:ins w:id="357" w:author="C A" w:date="2026-08-03T16:14:00Z" w16du:dateUtc="2026-08-03T08:14:00Z"/>
        </w:rPr>
      </w:pPr>
      <w:ins w:id="358" w:author="C A" w:date="2026-08-03T15:32:00Z" w16du:dateUtc="2026-08-03T07:32:00Z">
        <w:r w:rsidRPr="00800B21">
          <w:rPr>
            <w:rFonts w:hint="eastAsia"/>
          </w:rPr>
          <w:t>智能数据资产管理</w:t>
        </w:r>
      </w:ins>
    </w:p>
    <w:p w14:paraId="4B125071" w14:textId="7FD280D6" w:rsidR="00B06ACC" w:rsidRPr="00800B21" w:rsidRDefault="00B06ACC" w:rsidP="00B06ACC">
      <w:pPr>
        <w:spacing w:line="360" w:lineRule="auto"/>
        <w:ind w:firstLineChars="200" w:firstLine="480"/>
        <w:rPr>
          <w:ins w:id="359" w:author="C A" w:date="2026-08-03T15:32:00Z" w16du:dateUtc="2026-08-03T07:32:00Z"/>
          <w:rFonts w:ascii="宋体" w:eastAsia="宋体" w:hAnsi="宋体" w:hint="eastAsia"/>
          <w:color w:val="EE0000"/>
          <w:sz w:val="24"/>
          <w:szCs w:val="24"/>
          <w:rPrChange w:id="360" w:author="C A" w:date="2026-08-03T16:20:00Z" w16du:dateUtc="2026-08-03T08:20:00Z">
            <w:rPr>
              <w:ins w:id="361" w:author="C A" w:date="2026-08-03T15:32:00Z" w16du:dateUtc="2026-08-03T07:32:00Z"/>
              <w:rFonts w:hint="eastAsia"/>
            </w:rPr>
          </w:rPrChange>
        </w:rPr>
      </w:pPr>
      <w:ins w:id="362" w:author="C A" w:date="2026-08-03T16:14:00Z" w16du:dateUtc="2026-08-03T08:14:00Z">
        <w:r w:rsidRPr="00800B21">
          <w:rPr>
            <w:rFonts w:ascii="宋体" w:eastAsia="宋体" w:hAnsi="宋体"/>
            <w:color w:val="EE0000"/>
            <w:sz w:val="24"/>
            <w:szCs w:val="24"/>
            <w:rPrChange w:id="363" w:author="C A" w:date="2026-08-03T16:20:00Z" w16du:dateUtc="2026-08-03T08:20:00Z">
              <w:rPr/>
            </w:rPrChange>
          </w:rPr>
          <w:t>支持基于AI技术对公路综合信息平台及数转新建业务系统数据资产进行统一盘点、分级分类、敏感识别与脱敏管理，形成覆盖资产目录、分级标签、安全策略的一体化资产管理能力。使公路数据资产“看得清、管得住、用得好”，在保障数据安全合规的前提下支撑跨部门共享与开放利用</w:t>
        </w:r>
      </w:ins>
      <w:ins w:id="364" w:author="C A" w:date="2026-08-03T16:19:00Z" w16du:dateUtc="2026-08-03T08:19:00Z">
        <w:r w:rsidRPr="00800B21">
          <w:rPr>
            <w:rFonts w:ascii="宋体" w:eastAsia="宋体" w:hAnsi="宋体" w:hint="eastAsia"/>
            <w:color w:val="EE0000"/>
            <w:sz w:val="24"/>
            <w:szCs w:val="24"/>
          </w:rPr>
          <w:t>，</w:t>
        </w:r>
      </w:ins>
      <w:ins w:id="365" w:author="C A" w:date="2026-08-03T16:18:00Z" w16du:dateUtc="2026-08-03T08:18:00Z">
        <w:r w:rsidRPr="00800B21">
          <w:rPr>
            <w:rFonts w:ascii="宋体" w:eastAsia="宋体" w:hAnsi="宋体" w:hint="eastAsia"/>
            <w:color w:val="EE0000"/>
            <w:sz w:val="24"/>
            <w:szCs w:val="24"/>
          </w:rPr>
          <w:t>具体功能需求包括不限于：</w:t>
        </w:r>
      </w:ins>
    </w:p>
    <w:p w14:paraId="5B51DC62" w14:textId="58F30061" w:rsidR="00DC09E5" w:rsidRPr="00800B21" w:rsidRDefault="00DC09E5" w:rsidP="00B06ACC">
      <w:pPr>
        <w:pStyle w:val="5"/>
        <w:rPr>
          <w:ins w:id="366" w:author="C A" w:date="2026-08-03T15:32:00Z" w16du:dateUtc="2026-08-03T07:32:00Z"/>
          <w:rFonts w:hint="eastAsia"/>
        </w:rPr>
        <w:pPrChange w:id="367" w:author="C A" w:date="2026-08-03T16:18:00Z" w16du:dateUtc="2026-08-03T08:18:00Z">
          <w:pPr>
            <w:spacing w:line="360" w:lineRule="auto"/>
            <w:ind w:firstLineChars="200" w:firstLine="480"/>
          </w:pPr>
        </w:pPrChange>
      </w:pPr>
      <w:ins w:id="368" w:author="C A" w:date="2026-08-03T15:32:00Z" w16du:dateUtc="2026-08-03T07:32:00Z">
        <w:r w:rsidRPr="00800B21">
          <w:rPr>
            <w:rFonts w:hint="eastAsia"/>
          </w:rPr>
          <w:t>数据分级分类</w:t>
        </w:r>
      </w:ins>
    </w:p>
    <w:p w14:paraId="6E807404" w14:textId="4E4209D4" w:rsidR="00DC09E5" w:rsidRPr="00800B21" w:rsidRDefault="00DC09E5" w:rsidP="00B06ACC">
      <w:pPr>
        <w:pStyle w:val="a0"/>
        <w:numPr>
          <w:ilvl w:val="0"/>
          <w:numId w:val="11"/>
        </w:numPr>
        <w:spacing w:line="360" w:lineRule="auto"/>
        <w:ind w:left="0" w:firstLine="480"/>
        <w:rPr>
          <w:ins w:id="369" w:author="C A" w:date="2026-08-03T15:32:00Z" w16du:dateUtc="2026-08-03T07:32:00Z"/>
          <w:rFonts w:ascii="宋体" w:eastAsia="宋体" w:hAnsi="宋体" w:hint="eastAsia"/>
          <w:color w:val="EE0000"/>
          <w:sz w:val="24"/>
          <w:szCs w:val="24"/>
          <w:rPrChange w:id="370" w:author="C A" w:date="2026-08-03T16:20:00Z" w16du:dateUtc="2026-08-03T08:20:00Z">
            <w:rPr>
              <w:ins w:id="371" w:author="C A" w:date="2026-08-03T15:32:00Z" w16du:dateUtc="2026-08-03T07:32:00Z"/>
              <w:rFonts w:ascii="宋体" w:eastAsia="宋体" w:hAnsi="宋体" w:hint="eastAsia"/>
              <w:sz w:val="24"/>
              <w:szCs w:val="24"/>
            </w:rPr>
          </w:rPrChange>
        </w:rPr>
        <w:pPrChange w:id="372" w:author="C A" w:date="2026-08-03T16:18:00Z" w16du:dateUtc="2026-08-03T08:18:00Z">
          <w:pPr>
            <w:spacing w:line="360" w:lineRule="auto"/>
            <w:ind w:firstLineChars="200" w:firstLine="480"/>
          </w:pPr>
        </w:pPrChange>
      </w:pPr>
      <w:ins w:id="373" w:author="C A" w:date="2026-08-03T15:32:00Z" w16du:dateUtc="2026-08-03T07:32:00Z">
        <w:r w:rsidRPr="00800B21">
          <w:rPr>
            <w:rFonts w:ascii="宋体" w:eastAsia="宋体" w:hAnsi="宋体" w:hint="eastAsia"/>
            <w:color w:val="EE0000"/>
            <w:sz w:val="24"/>
            <w:szCs w:val="24"/>
            <w:rPrChange w:id="374" w:author="C A" w:date="2026-08-03T16:20:00Z" w16du:dateUtc="2026-08-03T08:20:00Z">
              <w:rPr>
                <w:rFonts w:ascii="宋体" w:eastAsia="宋体" w:hAnsi="宋体" w:hint="eastAsia"/>
                <w:sz w:val="24"/>
                <w:szCs w:val="24"/>
              </w:rPr>
            </w:rPrChange>
          </w:rPr>
          <w:t>支持通过扫描元数据与采样数据内容，自动识别敏感字段，涵盖身份证号、手机号、银行卡号、信息、商业秘密等敏感数据类型；依据分类规则自动进行分级分类标识，生成分类标签并实时沉淀至数据资产目录。</w:t>
        </w:r>
      </w:ins>
    </w:p>
    <w:p w14:paraId="50EFA42E" w14:textId="32DF0AEE" w:rsidR="00DC09E5" w:rsidRPr="00800B21" w:rsidRDefault="00DC09E5" w:rsidP="00B06ACC">
      <w:pPr>
        <w:pStyle w:val="a0"/>
        <w:numPr>
          <w:ilvl w:val="0"/>
          <w:numId w:val="11"/>
        </w:numPr>
        <w:spacing w:line="360" w:lineRule="auto"/>
        <w:ind w:left="0" w:firstLine="480"/>
        <w:rPr>
          <w:ins w:id="375" w:author="C A" w:date="2026-08-03T15:32:00Z" w16du:dateUtc="2026-08-03T07:32:00Z"/>
          <w:rFonts w:ascii="宋体" w:eastAsia="宋体" w:hAnsi="宋体" w:hint="eastAsia"/>
          <w:color w:val="EE0000"/>
          <w:sz w:val="24"/>
          <w:szCs w:val="24"/>
          <w:rPrChange w:id="376" w:author="C A" w:date="2026-08-03T16:20:00Z" w16du:dateUtc="2026-08-03T08:20:00Z">
            <w:rPr>
              <w:ins w:id="377" w:author="C A" w:date="2026-08-03T15:32:00Z" w16du:dateUtc="2026-08-03T07:32:00Z"/>
              <w:rFonts w:ascii="宋体" w:eastAsia="宋体" w:hAnsi="宋体" w:hint="eastAsia"/>
              <w:sz w:val="24"/>
              <w:szCs w:val="24"/>
            </w:rPr>
          </w:rPrChange>
        </w:rPr>
        <w:pPrChange w:id="378" w:author="C A" w:date="2026-08-03T16:18:00Z" w16du:dateUtc="2026-08-03T08:18:00Z">
          <w:pPr>
            <w:spacing w:line="360" w:lineRule="auto"/>
            <w:ind w:firstLineChars="200" w:firstLine="480"/>
          </w:pPr>
        </w:pPrChange>
      </w:pPr>
      <w:ins w:id="379" w:author="C A" w:date="2026-08-03T15:32:00Z" w16du:dateUtc="2026-08-03T07:32:00Z">
        <w:r w:rsidRPr="00800B21">
          <w:rPr>
            <w:rFonts w:ascii="宋体" w:eastAsia="宋体" w:hAnsi="宋体" w:hint="eastAsia"/>
            <w:color w:val="EE0000"/>
            <w:sz w:val="24"/>
            <w:szCs w:val="24"/>
            <w:rPrChange w:id="380" w:author="C A" w:date="2026-08-03T16:20:00Z" w16du:dateUtc="2026-08-03T08:20:00Z">
              <w:rPr>
                <w:rFonts w:ascii="宋体" w:eastAsia="宋体" w:hAnsi="宋体" w:hint="eastAsia"/>
                <w:sz w:val="24"/>
                <w:szCs w:val="24"/>
              </w:rPr>
            </w:rPrChange>
          </w:rPr>
          <w:t>支持按分级、业务域或自定义标签进行资产快速检索与定位，提供多维度资产视图，支持跨部门资产统一管理。</w:t>
        </w:r>
      </w:ins>
    </w:p>
    <w:p w14:paraId="147A53C0" w14:textId="1FDCAFE4" w:rsidR="00DC09E5" w:rsidRPr="00800B21" w:rsidRDefault="00DC09E5" w:rsidP="00B06ACC">
      <w:pPr>
        <w:pStyle w:val="5"/>
        <w:rPr>
          <w:ins w:id="381" w:author="C A" w:date="2026-08-03T15:32:00Z" w16du:dateUtc="2026-08-03T07:32:00Z"/>
          <w:rFonts w:hint="eastAsia"/>
        </w:rPr>
        <w:pPrChange w:id="382" w:author="C A" w:date="2026-08-03T16:18:00Z" w16du:dateUtc="2026-08-03T08:18:00Z">
          <w:pPr>
            <w:spacing w:line="360" w:lineRule="auto"/>
            <w:ind w:firstLineChars="200" w:firstLine="480"/>
          </w:pPr>
        </w:pPrChange>
      </w:pPr>
      <w:ins w:id="383" w:author="C A" w:date="2026-08-03T15:32:00Z" w16du:dateUtc="2026-08-03T07:32:00Z">
        <w:r w:rsidRPr="00800B21">
          <w:rPr>
            <w:rFonts w:hint="eastAsia"/>
          </w:rPr>
          <w:t>敏感数据识别与脱敏</w:t>
        </w:r>
      </w:ins>
    </w:p>
    <w:p w14:paraId="33EBBAD4" w14:textId="47A08103" w:rsidR="00DC09E5" w:rsidRPr="00800B21" w:rsidRDefault="00DC09E5" w:rsidP="00B06ACC">
      <w:pPr>
        <w:pStyle w:val="a0"/>
        <w:numPr>
          <w:ilvl w:val="0"/>
          <w:numId w:val="12"/>
        </w:numPr>
        <w:spacing w:line="360" w:lineRule="auto"/>
        <w:ind w:left="0" w:firstLine="480"/>
        <w:rPr>
          <w:ins w:id="384" w:author="C A" w:date="2026-08-03T15:32:00Z" w16du:dateUtc="2026-08-03T07:32:00Z"/>
          <w:rFonts w:ascii="宋体" w:eastAsia="宋体" w:hAnsi="宋体" w:hint="eastAsia"/>
          <w:color w:val="EE0000"/>
          <w:sz w:val="24"/>
          <w:szCs w:val="24"/>
          <w:rPrChange w:id="385" w:author="C A" w:date="2026-08-03T16:20:00Z" w16du:dateUtc="2026-08-03T08:20:00Z">
            <w:rPr>
              <w:ins w:id="386" w:author="C A" w:date="2026-08-03T15:32:00Z" w16du:dateUtc="2026-08-03T07:32:00Z"/>
              <w:rFonts w:ascii="宋体" w:eastAsia="宋体" w:hAnsi="宋体" w:hint="eastAsia"/>
              <w:sz w:val="24"/>
              <w:szCs w:val="24"/>
            </w:rPr>
          </w:rPrChange>
        </w:rPr>
        <w:pPrChange w:id="387" w:author="C A" w:date="2026-08-03T16:19:00Z" w16du:dateUtc="2026-08-03T08:19:00Z">
          <w:pPr>
            <w:spacing w:line="360" w:lineRule="auto"/>
            <w:ind w:firstLineChars="200" w:firstLine="480"/>
          </w:pPr>
        </w:pPrChange>
      </w:pPr>
      <w:ins w:id="388" w:author="C A" w:date="2026-08-03T15:32:00Z" w16du:dateUtc="2026-08-03T07:32:00Z">
        <w:r w:rsidRPr="00800B21">
          <w:rPr>
            <w:rFonts w:ascii="宋体" w:eastAsia="宋体" w:hAnsi="宋体" w:hint="eastAsia"/>
            <w:color w:val="EE0000"/>
            <w:sz w:val="24"/>
            <w:szCs w:val="24"/>
            <w:rPrChange w:id="389" w:author="C A" w:date="2026-08-03T16:20:00Z" w16du:dateUtc="2026-08-03T08:20:00Z">
              <w:rPr>
                <w:rFonts w:ascii="宋体" w:eastAsia="宋体" w:hAnsi="宋体" w:hint="eastAsia"/>
                <w:sz w:val="24"/>
                <w:szCs w:val="24"/>
              </w:rPr>
            </w:rPrChange>
          </w:rPr>
          <w:t>支持三种敏感数据识别方式：正则匹配、语义特征识别与数据内容识别，精准识别结构化数据中的各类敏感信息。</w:t>
        </w:r>
      </w:ins>
    </w:p>
    <w:p w14:paraId="756B14D4" w14:textId="34FE70BF" w:rsidR="00DC09E5" w:rsidRPr="00800B21" w:rsidRDefault="00DC09E5" w:rsidP="00B06ACC">
      <w:pPr>
        <w:pStyle w:val="a0"/>
        <w:numPr>
          <w:ilvl w:val="0"/>
          <w:numId w:val="12"/>
        </w:numPr>
        <w:spacing w:line="360" w:lineRule="auto"/>
        <w:ind w:left="0" w:firstLine="480"/>
        <w:rPr>
          <w:ins w:id="390" w:author="C A" w:date="2026-08-03T15:32:00Z" w16du:dateUtc="2026-08-03T07:32:00Z"/>
          <w:rFonts w:ascii="宋体" w:eastAsia="宋体" w:hAnsi="宋体" w:hint="eastAsia"/>
          <w:color w:val="EE0000"/>
          <w:sz w:val="24"/>
          <w:szCs w:val="24"/>
          <w:rPrChange w:id="391" w:author="C A" w:date="2026-08-03T16:20:00Z" w16du:dateUtc="2026-08-03T08:20:00Z">
            <w:rPr>
              <w:ins w:id="392" w:author="C A" w:date="2026-08-03T15:32:00Z" w16du:dateUtc="2026-08-03T07:32:00Z"/>
              <w:rFonts w:ascii="宋体" w:eastAsia="宋体" w:hAnsi="宋体" w:hint="eastAsia"/>
              <w:sz w:val="24"/>
              <w:szCs w:val="24"/>
            </w:rPr>
          </w:rPrChange>
        </w:rPr>
        <w:pPrChange w:id="393" w:author="C A" w:date="2026-08-03T16:18:00Z" w16du:dateUtc="2026-08-03T08:18:00Z">
          <w:pPr>
            <w:spacing w:line="360" w:lineRule="auto"/>
            <w:ind w:firstLineChars="200" w:firstLine="480"/>
          </w:pPr>
        </w:pPrChange>
      </w:pPr>
      <w:ins w:id="394" w:author="C A" w:date="2026-08-03T15:32:00Z" w16du:dateUtc="2026-08-03T07:32:00Z">
        <w:r w:rsidRPr="00800B21">
          <w:rPr>
            <w:rFonts w:ascii="宋体" w:eastAsia="宋体" w:hAnsi="宋体" w:hint="eastAsia"/>
            <w:color w:val="EE0000"/>
            <w:sz w:val="24"/>
            <w:szCs w:val="24"/>
            <w:rPrChange w:id="395" w:author="C A" w:date="2026-08-03T16:20:00Z" w16du:dateUtc="2026-08-03T08:20:00Z">
              <w:rPr>
                <w:rFonts w:ascii="宋体" w:eastAsia="宋体" w:hAnsi="宋体" w:hint="eastAsia"/>
                <w:sz w:val="24"/>
                <w:szCs w:val="24"/>
              </w:rPr>
            </w:rPrChange>
          </w:rPr>
          <w:lastRenderedPageBreak/>
          <w:t>支持自动化脱敏处理，涵盖静态脱敏与动态脱敏两种模式；脱敏技术包括哈希加密、数据模糊化、掩码处理等多种去标识化方法，确保数据"可用不可见"，满足数据安全合规要求。</w:t>
        </w:r>
      </w:ins>
    </w:p>
    <w:p w14:paraId="280B039A" w14:textId="57361750" w:rsidR="00DC09E5" w:rsidRPr="00800B21" w:rsidRDefault="00DC09E5" w:rsidP="00B06ACC">
      <w:pPr>
        <w:pStyle w:val="4"/>
        <w:rPr>
          <w:ins w:id="396" w:author="C A" w:date="2026-08-03T16:19:00Z" w16du:dateUtc="2026-08-03T08:19:00Z"/>
        </w:rPr>
      </w:pPr>
      <w:ins w:id="397" w:author="C A" w:date="2026-08-03T15:32:00Z" w16du:dateUtc="2026-08-03T07:32:00Z">
        <w:r w:rsidRPr="00800B21">
          <w:rPr>
            <w:rFonts w:hint="eastAsia"/>
          </w:rPr>
          <w:t>知识库管理</w:t>
        </w:r>
      </w:ins>
    </w:p>
    <w:p w14:paraId="52973CAE" w14:textId="1EF4B8F3" w:rsidR="00B06ACC" w:rsidRPr="00800B21" w:rsidRDefault="00B06ACC" w:rsidP="00B06ACC">
      <w:pPr>
        <w:spacing w:line="360" w:lineRule="auto"/>
        <w:ind w:firstLineChars="200" w:firstLine="480"/>
        <w:rPr>
          <w:ins w:id="398" w:author="C A" w:date="2026-08-03T15:32:00Z" w16du:dateUtc="2026-08-03T07:32:00Z"/>
          <w:rFonts w:ascii="宋体" w:eastAsia="宋体" w:hAnsi="宋体" w:hint="eastAsia"/>
          <w:color w:val="EE0000"/>
          <w:sz w:val="24"/>
          <w:szCs w:val="24"/>
          <w:rPrChange w:id="399" w:author="C A" w:date="2026-08-03T16:20:00Z" w16du:dateUtc="2026-08-03T08:20:00Z">
            <w:rPr>
              <w:ins w:id="400" w:author="C A" w:date="2026-08-03T15:32:00Z" w16du:dateUtc="2026-08-03T07:32:00Z"/>
              <w:rFonts w:hint="eastAsia"/>
            </w:rPr>
          </w:rPrChange>
        </w:rPr>
      </w:pPr>
      <w:ins w:id="401" w:author="C A" w:date="2026-08-03T16:19:00Z" w16du:dateUtc="2026-08-03T08:19:00Z">
        <w:r w:rsidRPr="00800B21">
          <w:rPr>
            <w:rFonts w:ascii="宋体" w:eastAsia="宋体" w:hAnsi="宋体"/>
            <w:color w:val="EE0000"/>
            <w:sz w:val="24"/>
            <w:szCs w:val="24"/>
            <w:rPrChange w:id="402" w:author="C A" w:date="2026-08-03T16:20:00Z" w16du:dateUtc="2026-08-03T08:20:00Z">
              <w:rPr/>
            </w:rPrChange>
          </w:rPr>
          <w:t>支持项目知识库与系统知识库的多级知识库体系架构：项目知识库面向本项目各阶段输入知识及生成成果物；系统知识库内置交通行业模板与各阶段标准知识，覆盖数据标准、安全合规等核心场景。将项目知识由“散落文档”转为“可检索资产”，显著提升跨阶段、跨角色的知识复用效率与协同一致性</w:t>
        </w:r>
        <w:r w:rsidRPr="00800B21">
          <w:rPr>
            <w:rFonts w:ascii="宋体" w:eastAsia="宋体" w:hAnsi="宋体" w:hint="eastAsia"/>
            <w:color w:val="EE0000"/>
            <w:sz w:val="24"/>
            <w:szCs w:val="24"/>
          </w:rPr>
          <w:t>，</w:t>
        </w:r>
        <w:r w:rsidRPr="00800B21">
          <w:rPr>
            <w:rFonts w:ascii="宋体" w:eastAsia="宋体" w:hAnsi="宋体" w:hint="eastAsia"/>
            <w:color w:val="EE0000"/>
            <w:sz w:val="24"/>
            <w:szCs w:val="24"/>
          </w:rPr>
          <w:t>具体功能需求包括不限于：</w:t>
        </w:r>
      </w:ins>
    </w:p>
    <w:p w14:paraId="4995E4B7" w14:textId="2256D3C8" w:rsidR="00DC09E5" w:rsidRPr="00800B21" w:rsidRDefault="00DC09E5" w:rsidP="00B06ACC">
      <w:pPr>
        <w:pStyle w:val="a0"/>
        <w:numPr>
          <w:ilvl w:val="0"/>
          <w:numId w:val="13"/>
        </w:numPr>
        <w:spacing w:line="360" w:lineRule="auto"/>
        <w:ind w:left="0" w:firstLine="480"/>
        <w:rPr>
          <w:ins w:id="403" w:author="C A" w:date="2026-08-03T15:32:00Z" w16du:dateUtc="2026-08-03T07:32:00Z"/>
          <w:rFonts w:ascii="宋体" w:eastAsia="宋体" w:hAnsi="宋体" w:hint="eastAsia"/>
          <w:color w:val="EE0000"/>
          <w:sz w:val="24"/>
          <w:szCs w:val="24"/>
          <w:rPrChange w:id="404" w:author="C A" w:date="2026-08-03T16:20:00Z" w16du:dateUtc="2026-08-03T08:20:00Z">
            <w:rPr>
              <w:ins w:id="405" w:author="C A" w:date="2026-08-03T15:32:00Z" w16du:dateUtc="2026-08-03T07:32:00Z"/>
              <w:rFonts w:ascii="宋体" w:eastAsia="宋体" w:hAnsi="宋体" w:hint="eastAsia"/>
              <w:sz w:val="24"/>
              <w:szCs w:val="24"/>
            </w:rPr>
          </w:rPrChange>
        </w:rPr>
        <w:pPrChange w:id="406" w:author="C A" w:date="2026-08-03T16:20:00Z" w16du:dateUtc="2026-08-03T08:20:00Z">
          <w:pPr>
            <w:spacing w:line="360" w:lineRule="auto"/>
            <w:ind w:firstLineChars="200" w:firstLine="480"/>
          </w:pPr>
        </w:pPrChange>
      </w:pPr>
      <w:ins w:id="407" w:author="C A" w:date="2026-08-03T15:32:00Z" w16du:dateUtc="2026-08-03T07:32:00Z">
        <w:r w:rsidRPr="00800B21">
          <w:rPr>
            <w:rFonts w:ascii="宋体" w:eastAsia="宋体" w:hAnsi="宋体" w:hint="eastAsia"/>
            <w:color w:val="EE0000"/>
            <w:sz w:val="24"/>
            <w:szCs w:val="24"/>
            <w:rPrChange w:id="408" w:author="C A" w:date="2026-08-03T16:20:00Z" w16du:dateUtc="2026-08-03T08:20:00Z">
              <w:rPr>
                <w:rFonts w:ascii="宋体" w:eastAsia="宋体" w:hAnsi="宋体" w:hint="eastAsia"/>
                <w:sz w:val="24"/>
                <w:szCs w:val="24"/>
              </w:rPr>
            </w:rPrChange>
          </w:rPr>
          <w:t>支持多级级知识库体系架构：项目知识库面向项目各阶段输入知识及生成成果物；系统知识库内置行业模板与各阶段标准知识，覆盖数据标准、安全合规等核心场景。</w:t>
        </w:r>
      </w:ins>
    </w:p>
    <w:p w14:paraId="16741C0C" w14:textId="6DD618F8" w:rsidR="00DC09E5" w:rsidRPr="00800B21" w:rsidRDefault="00DC09E5" w:rsidP="00B06ACC">
      <w:pPr>
        <w:pStyle w:val="a0"/>
        <w:numPr>
          <w:ilvl w:val="0"/>
          <w:numId w:val="13"/>
        </w:numPr>
        <w:spacing w:line="360" w:lineRule="auto"/>
        <w:ind w:left="0" w:firstLine="480"/>
        <w:rPr>
          <w:ins w:id="409" w:author="C A" w:date="2026-08-03T15:32:00Z" w16du:dateUtc="2026-08-03T07:32:00Z"/>
          <w:rFonts w:ascii="宋体" w:eastAsia="宋体" w:hAnsi="宋体" w:hint="eastAsia"/>
          <w:color w:val="EE0000"/>
          <w:sz w:val="24"/>
          <w:szCs w:val="24"/>
          <w:rPrChange w:id="410" w:author="C A" w:date="2026-08-03T16:20:00Z" w16du:dateUtc="2026-08-03T08:20:00Z">
            <w:rPr>
              <w:ins w:id="411" w:author="C A" w:date="2026-08-03T15:32:00Z" w16du:dateUtc="2026-08-03T07:32:00Z"/>
              <w:rFonts w:ascii="宋体" w:eastAsia="宋体" w:hAnsi="宋体" w:hint="eastAsia"/>
              <w:sz w:val="24"/>
              <w:szCs w:val="24"/>
            </w:rPr>
          </w:rPrChange>
        </w:rPr>
        <w:pPrChange w:id="412" w:author="C A" w:date="2026-08-03T16:20:00Z" w16du:dateUtc="2026-08-03T08:20:00Z">
          <w:pPr>
            <w:spacing w:line="360" w:lineRule="auto"/>
            <w:ind w:firstLineChars="200" w:firstLine="480"/>
          </w:pPr>
        </w:pPrChange>
      </w:pPr>
      <w:ins w:id="413" w:author="C A" w:date="2026-08-03T15:32:00Z" w16du:dateUtc="2026-08-03T07:32:00Z">
        <w:r w:rsidRPr="00800B21">
          <w:rPr>
            <w:rFonts w:ascii="宋体" w:eastAsia="宋体" w:hAnsi="宋体" w:hint="eastAsia"/>
            <w:color w:val="EE0000"/>
            <w:sz w:val="24"/>
            <w:szCs w:val="24"/>
            <w:rPrChange w:id="414" w:author="C A" w:date="2026-08-03T16:20:00Z" w16du:dateUtc="2026-08-03T08:20:00Z">
              <w:rPr>
                <w:rFonts w:ascii="宋体" w:eastAsia="宋体" w:hAnsi="宋体" w:hint="eastAsia"/>
                <w:sz w:val="24"/>
                <w:szCs w:val="24"/>
              </w:rPr>
            </w:rPrChange>
          </w:rPr>
          <w:t>支持多模态知识构建，可接入标准文件、需求文档、建设方案、专业书籍及技术报告等多种非结构化数据格式；支持多格式文件上传，自动完成内容去噪、文本清洗、逻辑切分及元数据自动抽取。</w:t>
        </w:r>
      </w:ins>
    </w:p>
    <w:p w14:paraId="15A1432D" w14:textId="04BC7C89" w:rsidR="00DC09E5" w:rsidRPr="00800B21" w:rsidRDefault="00DC09E5" w:rsidP="00B06ACC">
      <w:pPr>
        <w:pStyle w:val="a0"/>
        <w:numPr>
          <w:ilvl w:val="0"/>
          <w:numId w:val="13"/>
        </w:numPr>
        <w:spacing w:line="360" w:lineRule="auto"/>
        <w:ind w:left="0" w:firstLine="480"/>
        <w:rPr>
          <w:rFonts w:ascii="宋体" w:eastAsia="宋体" w:hAnsi="宋体" w:hint="eastAsia"/>
          <w:color w:val="EE0000"/>
          <w:sz w:val="24"/>
          <w:szCs w:val="24"/>
          <w:rPrChange w:id="415" w:author="C A" w:date="2026-08-03T16:20:00Z" w16du:dateUtc="2026-08-03T08:20:00Z">
            <w:rPr>
              <w:rFonts w:ascii="宋体" w:eastAsia="宋体" w:hAnsi="宋体" w:hint="eastAsia"/>
              <w:sz w:val="24"/>
              <w:szCs w:val="24"/>
            </w:rPr>
          </w:rPrChange>
        </w:rPr>
        <w:pPrChange w:id="416" w:author="C A" w:date="2026-08-03T16:20:00Z" w16du:dateUtc="2026-08-03T08:20:00Z">
          <w:pPr>
            <w:spacing w:line="360" w:lineRule="auto"/>
            <w:ind w:firstLineChars="200" w:firstLine="480"/>
          </w:pPr>
        </w:pPrChange>
      </w:pPr>
      <w:ins w:id="417" w:author="C A" w:date="2026-08-03T15:32:00Z" w16du:dateUtc="2026-08-03T07:32:00Z">
        <w:r w:rsidRPr="00800B21">
          <w:rPr>
            <w:rFonts w:ascii="宋体" w:eastAsia="宋体" w:hAnsi="宋体" w:hint="eastAsia"/>
            <w:color w:val="EE0000"/>
            <w:sz w:val="24"/>
            <w:szCs w:val="24"/>
            <w:rPrChange w:id="418" w:author="C A" w:date="2026-08-03T16:20:00Z" w16du:dateUtc="2026-08-03T08:20:00Z">
              <w:rPr>
                <w:rFonts w:ascii="宋体" w:eastAsia="宋体" w:hAnsi="宋体" w:hint="eastAsia"/>
                <w:sz w:val="24"/>
                <w:szCs w:val="24"/>
              </w:rPr>
            </w:rPrChange>
          </w:rPr>
          <w:t>支持语义向量化存储，利用大模型Embedding技术将知识段转化为向量特征，存储于高性能向量数据库，实现基于语义的高精准知识检索。</w:t>
        </w:r>
      </w:ins>
    </w:p>
    <w:p w14:paraId="41CCE22D" w14:textId="7BDC458F" w:rsidR="00F15A7E" w:rsidDel="00DC09E5" w:rsidRDefault="00000000">
      <w:pPr>
        <w:spacing w:line="360" w:lineRule="auto"/>
        <w:ind w:firstLineChars="200" w:firstLine="480"/>
        <w:rPr>
          <w:del w:id="419" w:author="C A" w:date="2026-08-03T15:32:00Z" w16du:dateUtc="2026-08-03T07:32:00Z"/>
          <w:rFonts w:ascii="宋体" w:eastAsia="宋体" w:hAnsi="宋体" w:hint="eastAsia"/>
          <w:sz w:val="24"/>
          <w:szCs w:val="24"/>
        </w:rPr>
      </w:pPr>
      <w:del w:id="420" w:author="C A" w:date="2026-08-03T15:32:00Z" w16du:dateUtc="2026-08-03T07:32:00Z">
        <w:r w:rsidDel="00DC09E5">
          <w:rPr>
            <w:rFonts w:ascii="宋体" w:eastAsia="宋体" w:hAnsi="宋体" w:hint="eastAsia"/>
            <w:sz w:val="24"/>
            <w:szCs w:val="24"/>
          </w:rPr>
          <w:delText>智能需求调研与资源盘点功能：支持文档解析，自动生成调研提纲与报告；结合数据表定义文件自动生成系统数据资源清单</w:delText>
        </w:r>
        <w:r w:rsidDel="00DC09E5">
          <w:rPr>
            <w:rFonts w:ascii="宋体" w:eastAsia="宋体" w:hAnsi="宋体"/>
            <w:sz w:val="24"/>
            <w:szCs w:val="24"/>
          </w:rPr>
          <w:delText>。</w:delText>
        </w:r>
      </w:del>
    </w:p>
    <w:p w14:paraId="1FFBA1C2" w14:textId="69481577" w:rsidR="00F15A7E" w:rsidDel="00DC09E5" w:rsidRDefault="00000000">
      <w:pPr>
        <w:spacing w:line="360" w:lineRule="auto"/>
        <w:ind w:firstLineChars="200" w:firstLine="480"/>
        <w:rPr>
          <w:del w:id="421" w:author="C A" w:date="2026-08-03T15:32:00Z" w16du:dateUtc="2026-08-03T07:32:00Z"/>
          <w:rFonts w:ascii="宋体" w:eastAsia="宋体" w:hAnsi="宋体" w:hint="eastAsia"/>
          <w:sz w:val="24"/>
          <w:szCs w:val="24"/>
        </w:rPr>
      </w:pPr>
      <w:del w:id="422" w:author="C A" w:date="2026-08-03T15:32:00Z" w16du:dateUtc="2026-08-03T07:32:00Z">
        <w:r w:rsidDel="00DC09E5">
          <w:rPr>
            <w:rFonts w:ascii="宋体" w:eastAsia="宋体" w:hAnsi="宋体" w:hint="eastAsia"/>
            <w:sz w:val="24"/>
            <w:szCs w:val="24"/>
          </w:rPr>
          <w:delText>智能数据标准构建功能：支持数据指南文件解析，结合数据元、编码等标准，修改完善数据指南文件。</w:delText>
        </w:r>
      </w:del>
    </w:p>
    <w:p w14:paraId="4EF1BA8D" w14:textId="61AB1C72" w:rsidR="00F15A7E" w:rsidDel="00DC09E5" w:rsidRDefault="00000000">
      <w:pPr>
        <w:spacing w:line="360" w:lineRule="auto"/>
        <w:ind w:firstLineChars="200" w:firstLine="480"/>
        <w:rPr>
          <w:del w:id="423" w:author="C A" w:date="2026-08-03T15:32:00Z" w16du:dateUtc="2026-08-03T07:32:00Z"/>
          <w:rFonts w:ascii="宋体" w:eastAsia="宋体" w:hAnsi="宋体" w:hint="eastAsia"/>
          <w:sz w:val="24"/>
          <w:szCs w:val="24"/>
        </w:rPr>
      </w:pPr>
      <w:del w:id="424" w:author="C A" w:date="2026-08-03T15:32:00Z" w16du:dateUtc="2026-08-03T07:32:00Z">
        <w:r w:rsidDel="00DC09E5">
          <w:rPr>
            <w:rFonts w:ascii="宋体" w:eastAsia="宋体" w:hAnsi="宋体" w:hint="eastAsia"/>
            <w:sz w:val="24"/>
            <w:szCs w:val="24"/>
          </w:rPr>
          <w:delText>智能接入与自动清洗功能：系统支持创建数据接入、清洗任务，实现数据的自动清洗任务</w:delText>
        </w:r>
        <w:r w:rsidDel="00DC09E5">
          <w:rPr>
            <w:rFonts w:ascii="宋体" w:eastAsia="宋体" w:hAnsi="宋体"/>
            <w:sz w:val="24"/>
            <w:szCs w:val="24"/>
          </w:rPr>
          <w:delText>。</w:delText>
        </w:r>
      </w:del>
    </w:p>
    <w:p w14:paraId="5B8CB02A" w14:textId="17429C3F" w:rsidR="00F15A7E" w:rsidDel="00DC09E5" w:rsidRDefault="00000000">
      <w:pPr>
        <w:spacing w:line="360" w:lineRule="auto"/>
        <w:ind w:firstLineChars="200" w:firstLine="480"/>
        <w:rPr>
          <w:del w:id="425" w:author="C A" w:date="2026-08-03T15:32:00Z" w16du:dateUtc="2026-08-03T07:32:00Z"/>
          <w:rFonts w:ascii="宋体" w:eastAsia="宋体" w:hAnsi="宋体" w:hint="eastAsia"/>
          <w:sz w:val="24"/>
          <w:szCs w:val="24"/>
        </w:rPr>
      </w:pPr>
      <w:del w:id="426" w:author="C A" w:date="2026-08-03T15:32:00Z" w16du:dateUtc="2026-08-03T07:32:00Z">
        <w:r w:rsidDel="00DC09E5">
          <w:rPr>
            <w:rFonts w:ascii="宋体" w:eastAsia="宋体" w:hAnsi="宋体" w:hint="eastAsia"/>
            <w:sz w:val="24"/>
            <w:szCs w:val="24"/>
          </w:rPr>
          <w:delText>智能加工与代码辅助功能：根据</w:delText>
        </w:r>
      </w:del>
      <w:ins w:id="427" w:author="启程" w:date="2026-07-27T16:48:00Z">
        <w:del w:id="428" w:author="C A" w:date="2026-08-03T15:32:00Z" w16du:dateUtc="2026-08-03T07:32:00Z">
          <w:r w:rsidDel="00DC09E5">
            <w:rPr>
              <w:rFonts w:ascii="宋体" w:eastAsia="宋体" w:hAnsi="宋体" w:hint="eastAsia"/>
              <w:sz w:val="24"/>
              <w:szCs w:val="24"/>
            </w:rPr>
            <w:delText>自然语言</w:delText>
          </w:r>
        </w:del>
      </w:ins>
      <w:del w:id="429" w:author="C A" w:date="2026-08-03T15:32:00Z" w16du:dateUtc="2026-08-03T07:32:00Z">
        <w:r w:rsidDel="00DC09E5">
          <w:rPr>
            <w:rFonts w:ascii="宋体" w:eastAsia="宋体" w:hAnsi="宋体" w:hint="eastAsia"/>
            <w:sz w:val="24"/>
            <w:szCs w:val="24"/>
          </w:rPr>
          <w:delText>数据表定义文件自动生成</w:delText>
        </w:r>
        <w:r w:rsidDel="00DC09E5">
          <w:rPr>
            <w:rFonts w:ascii="宋体" w:eastAsia="宋体" w:hAnsi="宋体"/>
            <w:sz w:val="24"/>
            <w:szCs w:val="24"/>
          </w:rPr>
          <w:delText>SQL</w:delText>
        </w:r>
        <w:r w:rsidDel="00DC09E5">
          <w:rPr>
            <w:rFonts w:ascii="宋体" w:eastAsia="宋体" w:hAnsi="宋体" w:hint="eastAsia"/>
            <w:sz w:val="24"/>
            <w:szCs w:val="24"/>
          </w:rPr>
          <w:delText>代码脚本</w:delText>
        </w:r>
        <w:r w:rsidDel="00DC09E5">
          <w:rPr>
            <w:rFonts w:ascii="宋体" w:eastAsia="宋体" w:hAnsi="宋体"/>
            <w:sz w:val="24"/>
            <w:szCs w:val="24"/>
          </w:rPr>
          <w:delText>。</w:delText>
        </w:r>
      </w:del>
    </w:p>
    <w:p w14:paraId="2E16380B" w14:textId="3E7D9384" w:rsidR="00F15A7E" w:rsidDel="00DC09E5" w:rsidRDefault="00000000">
      <w:pPr>
        <w:spacing w:line="360" w:lineRule="auto"/>
        <w:ind w:firstLineChars="200" w:firstLine="480"/>
        <w:rPr>
          <w:del w:id="430" w:author="C A" w:date="2026-08-03T15:32:00Z" w16du:dateUtc="2026-08-03T07:32:00Z"/>
          <w:rFonts w:ascii="宋体" w:eastAsia="宋体" w:hAnsi="宋体" w:hint="eastAsia"/>
          <w:sz w:val="24"/>
          <w:szCs w:val="24"/>
        </w:rPr>
      </w:pPr>
      <w:del w:id="431" w:author="C A" w:date="2026-08-03T15:32:00Z" w16du:dateUtc="2026-08-03T07:32:00Z">
        <w:r w:rsidDel="00DC09E5">
          <w:rPr>
            <w:rFonts w:ascii="宋体" w:eastAsia="宋体" w:hAnsi="宋体" w:hint="eastAsia"/>
            <w:sz w:val="24"/>
            <w:szCs w:val="24"/>
          </w:rPr>
          <w:delText>智能</w:delText>
        </w:r>
      </w:del>
      <w:ins w:id="432" w:author="启程" w:date="2026-07-27T16:53:00Z">
        <w:del w:id="433" w:author="C A" w:date="2026-08-03T15:32:00Z" w16du:dateUtc="2026-08-03T07:32:00Z">
          <w:r w:rsidDel="00DC09E5">
            <w:rPr>
              <w:rFonts w:ascii="宋体" w:eastAsia="宋体" w:hAnsi="宋体" w:hint="eastAsia"/>
              <w:sz w:val="24"/>
              <w:szCs w:val="24"/>
            </w:rPr>
            <w:delText>数据运行监测</w:delText>
          </w:r>
        </w:del>
      </w:ins>
      <w:del w:id="434" w:author="C A" w:date="2026-08-03T15:32:00Z" w16du:dateUtc="2026-08-03T07:32:00Z">
        <w:r w:rsidDel="00DC09E5">
          <w:rPr>
            <w:rFonts w:ascii="宋体" w:eastAsia="宋体" w:hAnsi="宋体" w:hint="eastAsia"/>
            <w:sz w:val="24"/>
            <w:szCs w:val="24"/>
          </w:rPr>
          <w:delText>质量稽核功能：</w:delText>
        </w:r>
      </w:del>
      <w:ins w:id="435" w:author="启程" w:date="2026-07-27T16:50:00Z">
        <w:del w:id="436" w:author="C A" w:date="2026-08-03T15:32:00Z" w16du:dateUtc="2026-08-03T07:32:00Z">
          <w:r w:rsidDel="00DC09E5">
            <w:rPr>
              <w:rFonts w:ascii="宋体" w:eastAsia="宋体" w:hAnsi="宋体" w:hint="eastAsia"/>
              <w:sz w:val="24"/>
              <w:szCs w:val="24"/>
            </w:rPr>
            <w:delText>对数据接入、共享等运行状态</w:delText>
          </w:r>
        </w:del>
      </w:ins>
      <w:ins w:id="437" w:author="启程" w:date="2026-07-27T16:51:00Z">
        <w:del w:id="438" w:author="C A" w:date="2026-08-03T15:32:00Z" w16du:dateUtc="2026-08-03T07:32:00Z">
          <w:r w:rsidDel="00DC09E5">
            <w:rPr>
              <w:rFonts w:ascii="宋体" w:eastAsia="宋体" w:hAnsi="宋体" w:hint="eastAsia"/>
              <w:sz w:val="24"/>
              <w:szCs w:val="24"/>
            </w:rPr>
            <w:delText>进行监控，自动</w:delText>
          </w:r>
        </w:del>
      </w:ins>
      <w:del w:id="439" w:author="C A" w:date="2026-08-03T15:32:00Z" w16du:dateUtc="2026-08-03T07:32:00Z">
        <w:r w:rsidDel="00DC09E5">
          <w:rPr>
            <w:rFonts w:ascii="宋体" w:eastAsia="宋体" w:hAnsi="宋体" w:hint="eastAsia"/>
            <w:sz w:val="24"/>
            <w:szCs w:val="24"/>
          </w:rPr>
          <w:delText>根据数据源生成数据</w:delText>
        </w:r>
      </w:del>
      <w:ins w:id="440" w:author="启程" w:date="2026-07-27T16:51:00Z">
        <w:del w:id="441" w:author="C A" w:date="2026-08-03T15:32:00Z" w16du:dateUtc="2026-08-03T07:32:00Z">
          <w:r w:rsidDel="00DC09E5">
            <w:rPr>
              <w:rFonts w:ascii="宋体" w:eastAsia="宋体" w:hAnsi="宋体" w:hint="eastAsia"/>
              <w:sz w:val="24"/>
              <w:szCs w:val="24"/>
            </w:rPr>
            <w:delText>运行</w:delText>
          </w:r>
        </w:del>
      </w:ins>
      <w:del w:id="442" w:author="C A" w:date="2026-08-03T15:32:00Z" w16du:dateUtc="2026-08-03T07:32:00Z">
        <w:r w:rsidDel="00DC09E5">
          <w:rPr>
            <w:rFonts w:ascii="宋体" w:eastAsia="宋体" w:hAnsi="宋体" w:hint="eastAsia"/>
            <w:sz w:val="24"/>
            <w:szCs w:val="24"/>
          </w:rPr>
          <w:delText>质量报告</w:delText>
        </w:r>
      </w:del>
      <w:ins w:id="443" w:author="启程" w:date="2026-07-27T16:51:00Z">
        <w:del w:id="444" w:author="C A" w:date="2026-08-03T15:32:00Z" w16du:dateUtc="2026-08-03T07:32:00Z">
          <w:r w:rsidDel="00DC09E5">
            <w:rPr>
              <w:rFonts w:ascii="宋体" w:eastAsia="宋体" w:hAnsi="宋体" w:hint="eastAsia"/>
              <w:sz w:val="24"/>
              <w:szCs w:val="24"/>
            </w:rPr>
            <w:delText>（包含数据</w:delText>
          </w:r>
        </w:del>
      </w:ins>
      <w:ins w:id="445" w:author="启程" w:date="2026-07-27T16:52:00Z">
        <w:del w:id="446" w:author="C A" w:date="2026-08-03T15:32:00Z" w16du:dateUtc="2026-08-03T07:32:00Z">
          <w:r w:rsidDel="00DC09E5">
            <w:rPr>
              <w:rFonts w:ascii="宋体" w:eastAsia="宋体" w:hAnsi="宋体" w:hint="eastAsia"/>
              <w:sz w:val="24"/>
              <w:szCs w:val="24"/>
            </w:rPr>
            <w:delText>质量及运行监控</w:delText>
          </w:r>
        </w:del>
      </w:ins>
      <w:ins w:id="447" w:author="启程" w:date="2026-07-27T16:53:00Z">
        <w:del w:id="448" w:author="C A" w:date="2026-08-03T15:32:00Z" w16du:dateUtc="2026-08-03T07:32:00Z">
          <w:r w:rsidDel="00DC09E5">
            <w:rPr>
              <w:rFonts w:ascii="宋体" w:eastAsia="宋体" w:hAnsi="宋体" w:hint="eastAsia"/>
              <w:sz w:val="24"/>
              <w:szCs w:val="24"/>
            </w:rPr>
            <w:delText>等</w:delText>
          </w:r>
        </w:del>
      </w:ins>
      <w:ins w:id="449" w:author="启程" w:date="2026-07-27T16:51:00Z">
        <w:del w:id="450" w:author="C A" w:date="2026-08-03T15:32:00Z" w16du:dateUtc="2026-08-03T07:32:00Z">
          <w:r w:rsidDel="00DC09E5">
            <w:rPr>
              <w:rFonts w:ascii="宋体" w:eastAsia="宋体" w:hAnsi="宋体" w:hint="eastAsia"/>
              <w:sz w:val="24"/>
              <w:szCs w:val="24"/>
            </w:rPr>
            <w:delText>）</w:delText>
          </w:r>
        </w:del>
      </w:ins>
      <w:del w:id="451" w:author="C A" w:date="2026-08-03T15:32:00Z" w16du:dateUtc="2026-08-03T07:32:00Z">
        <w:r w:rsidDel="00DC09E5">
          <w:rPr>
            <w:rFonts w:ascii="宋体" w:eastAsia="宋体" w:hAnsi="宋体" w:hint="eastAsia"/>
            <w:sz w:val="24"/>
            <w:szCs w:val="24"/>
          </w:rPr>
          <w:delText>，执行质量稽核任务。</w:delText>
        </w:r>
      </w:del>
    </w:p>
    <w:p w14:paraId="590C452F" w14:textId="41DCD10B" w:rsidR="00F15A7E" w:rsidDel="00DC09E5" w:rsidRDefault="00000000">
      <w:pPr>
        <w:spacing w:line="360" w:lineRule="auto"/>
        <w:ind w:firstLineChars="200" w:firstLine="480"/>
        <w:rPr>
          <w:del w:id="452" w:author="C A" w:date="2026-08-03T15:32:00Z" w16du:dateUtc="2026-08-03T07:32:00Z"/>
          <w:rFonts w:ascii="宋体" w:eastAsia="宋体" w:hAnsi="宋体" w:hint="eastAsia"/>
          <w:sz w:val="24"/>
          <w:szCs w:val="24"/>
        </w:rPr>
      </w:pPr>
      <w:del w:id="453" w:author="C A" w:date="2026-08-03T15:32:00Z" w16du:dateUtc="2026-08-03T07:32:00Z">
        <w:r w:rsidDel="00DC09E5">
          <w:rPr>
            <w:rFonts w:ascii="宋体" w:eastAsia="宋体" w:hAnsi="宋体" w:hint="eastAsia"/>
            <w:sz w:val="24"/>
            <w:szCs w:val="24"/>
          </w:rPr>
          <w:delText>全流程监控功能：对数据接入任务运行状态进行全流程的监控</w:delText>
        </w:r>
        <w:r w:rsidDel="00DC09E5">
          <w:rPr>
            <w:rFonts w:ascii="宋体" w:eastAsia="宋体" w:hAnsi="宋体"/>
            <w:sz w:val="24"/>
            <w:szCs w:val="24"/>
          </w:rPr>
          <w:delText>。</w:delText>
        </w:r>
      </w:del>
    </w:p>
    <w:p w14:paraId="31577ADD" w14:textId="77777777" w:rsidR="00F15A7E" w:rsidRDefault="00000000">
      <w:pPr>
        <w:pStyle w:val="3"/>
      </w:pPr>
      <w:r>
        <w:rPr>
          <w:rFonts w:hint="eastAsia"/>
        </w:rPr>
        <w:lastRenderedPageBreak/>
        <w:t>数据仓库治理</w:t>
      </w:r>
    </w:p>
    <w:p w14:paraId="5E870740" w14:textId="77777777" w:rsidR="00F15A7E" w:rsidRDefault="00000000" w:rsidP="00B06ACC">
      <w:pPr>
        <w:pStyle w:val="4"/>
      </w:pPr>
      <w:r>
        <w:rPr>
          <w:rFonts w:hint="eastAsia"/>
        </w:rPr>
        <w:t>原始数据层升级建设</w:t>
      </w:r>
    </w:p>
    <w:p w14:paraId="32517068" w14:textId="77777777" w:rsidR="00F15A7E" w:rsidRDefault="00000000">
      <w:pPr>
        <w:spacing w:line="360" w:lineRule="auto"/>
        <w:ind w:firstLineChars="200" w:firstLine="480"/>
        <w:rPr>
          <w:rFonts w:ascii="宋体" w:eastAsia="宋体" w:hAnsi="宋体" w:hint="eastAsia"/>
          <w:sz w:val="24"/>
          <w:szCs w:val="24"/>
        </w:rPr>
      </w:pPr>
      <w:ins w:id="454" w:author="启程" w:date="2026-07-27T17:20:00Z">
        <w:r>
          <w:rPr>
            <w:rFonts w:ascii="宋体" w:eastAsia="宋体" w:hAnsi="宋体" w:hint="eastAsia"/>
            <w:sz w:val="24"/>
            <w:szCs w:val="24"/>
          </w:rPr>
          <w:t>结合数转专项任务及各业务系统建设要求，</w:t>
        </w:r>
      </w:ins>
      <w:r>
        <w:rPr>
          <w:rFonts w:ascii="宋体" w:eastAsia="宋体" w:hAnsi="宋体" w:hint="eastAsia"/>
          <w:sz w:val="24"/>
          <w:szCs w:val="24"/>
        </w:rPr>
        <w:t>基于公路综合信息平台现有数据仓库，汇聚接入本次数字化转型新增外场设备设施</w:t>
      </w:r>
      <w:ins w:id="455" w:author="启程" w:date="2026-07-27T17:18:00Z">
        <w:r>
          <w:rPr>
            <w:rFonts w:ascii="宋体" w:eastAsia="宋体" w:hAnsi="宋体" w:hint="eastAsia"/>
            <w:sz w:val="24"/>
            <w:szCs w:val="24"/>
          </w:rPr>
          <w:t>数据</w:t>
        </w:r>
      </w:ins>
      <w:r>
        <w:rPr>
          <w:rFonts w:ascii="宋体" w:eastAsia="宋体" w:hAnsi="宋体" w:hint="eastAsia"/>
          <w:sz w:val="24"/>
          <w:szCs w:val="24"/>
        </w:rPr>
        <w:t>资源，对原始数据层进行扩展升级，主要构建三类汇集库：</w:t>
      </w:r>
    </w:p>
    <w:p w14:paraId="1C3B560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公路静态数据汇集库：涵盖基础静态属性及交调设施基础数据；</w:t>
      </w:r>
    </w:p>
    <w:p w14:paraId="2661879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公路动态数据汇集库：接入新增外场设备动态感知数据；</w:t>
      </w:r>
    </w:p>
    <w:p w14:paraId="6265B4E8"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公路业务数据汇集库：包含应急等业务流程数据。</w:t>
      </w:r>
    </w:p>
    <w:p w14:paraId="1DDFBE9E" w14:textId="77777777" w:rsidR="00F15A7E" w:rsidRDefault="00000000" w:rsidP="00B06ACC">
      <w:pPr>
        <w:pStyle w:val="4"/>
      </w:pPr>
      <w:r>
        <w:rPr>
          <w:rFonts w:hint="eastAsia"/>
        </w:rPr>
        <w:t>数据明细层升级建设</w:t>
      </w:r>
    </w:p>
    <w:p w14:paraId="067C05FD" w14:textId="77777777" w:rsidR="00F15A7E" w:rsidRDefault="00000000">
      <w:pPr>
        <w:spacing w:line="360" w:lineRule="auto"/>
        <w:ind w:firstLineChars="200" w:firstLine="480"/>
        <w:rPr>
          <w:rFonts w:ascii="宋体" w:eastAsia="宋体" w:hAnsi="宋体" w:hint="eastAsia"/>
          <w:sz w:val="24"/>
          <w:szCs w:val="24"/>
        </w:rPr>
      </w:pPr>
      <w:ins w:id="456" w:author="启程" w:date="2026-07-27T17:20:00Z">
        <w:r>
          <w:rPr>
            <w:rFonts w:ascii="宋体" w:eastAsia="宋体" w:hAnsi="宋体" w:hint="eastAsia"/>
            <w:sz w:val="24"/>
            <w:szCs w:val="24"/>
          </w:rPr>
          <w:t>结合数转专项任务及各业务系统建设要求，</w:t>
        </w:r>
      </w:ins>
      <w:r>
        <w:rPr>
          <w:rFonts w:ascii="宋体" w:eastAsia="宋体" w:hAnsi="宋体" w:hint="eastAsia"/>
          <w:sz w:val="24"/>
          <w:szCs w:val="24"/>
        </w:rPr>
        <w:t>基于全省公路业务实际系统开发情况，构建</w:t>
      </w:r>
      <w:commentRangeStart w:id="457"/>
      <w:r>
        <w:rPr>
          <w:rFonts w:ascii="宋体" w:eastAsia="宋体" w:hAnsi="宋体" w:hint="eastAsia"/>
          <w:sz w:val="24"/>
          <w:szCs w:val="24"/>
        </w:rPr>
        <w:t>覆盖本次数字化转型新建的湖北省公路路网运行监测与应急指挥调度系统、湖北省交通流量调查系统、湖北公路服务区管理系统、湖北公路基础设施监测系统的</w:t>
      </w:r>
      <w:commentRangeEnd w:id="457"/>
      <w:r>
        <w:rPr>
          <w:rStyle w:val="ae"/>
          <w:rFonts w:ascii="宋体" w:eastAsia="宋体" w:hAnsi="宋体" w:hint="eastAsia"/>
          <w:sz w:val="24"/>
          <w:szCs w:val="24"/>
        </w:rPr>
        <w:commentReference w:id="457"/>
      </w:r>
      <w:r>
        <w:rPr>
          <w:rFonts w:ascii="宋体" w:eastAsia="宋体" w:hAnsi="宋体" w:hint="eastAsia"/>
          <w:sz w:val="24"/>
          <w:szCs w:val="24"/>
        </w:rPr>
        <w:t>数据明细层。</w:t>
      </w:r>
    </w:p>
    <w:p w14:paraId="31268F6D" w14:textId="77777777" w:rsidR="00F15A7E" w:rsidRDefault="00000000" w:rsidP="00B06ACC">
      <w:pPr>
        <w:pStyle w:val="4"/>
      </w:pPr>
      <w:r>
        <w:rPr>
          <w:rFonts w:hint="eastAsia"/>
        </w:rPr>
        <w:t>数据汇总层升级建设</w:t>
      </w:r>
    </w:p>
    <w:p w14:paraId="210E2266" w14:textId="77777777" w:rsidR="00F15A7E" w:rsidRDefault="00000000">
      <w:pPr>
        <w:spacing w:line="360" w:lineRule="auto"/>
        <w:ind w:firstLineChars="200" w:firstLine="480"/>
        <w:rPr>
          <w:rFonts w:ascii="宋体" w:eastAsia="宋体" w:hAnsi="宋体" w:hint="eastAsia"/>
          <w:sz w:val="24"/>
          <w:szCs w:val="24"/>
        </w:rPr>
      </w:pPr>
      <w:ins w:id="458" w:author="启程" w:date="2026-07-27T17:20:00Z">
        <w:r>
          <w:rPr>
            <w:rFonts w:ascii="宋体" w:eastAsia="宋体" w:hAnsi="宋体" w:hint="eastAsia"/>
            <w:sz w:val="24"/>
            <w:szCs w:val="24"/>
          </w:rPr>
          <w:t>结合数转专项任务及各业务系统建设要求，</w:t>
        </w:r>
      </w:ins>
      <w:r>
        <w:rPr>
          <w:rFonts w:ascii="宋体" w:eastAsia="宋体" w:hAnsi="宋体" w:hint="eastAsia"/>
          <w:sz w:val="24"/>
          <w:szCs w:val="24"/>
        </w:rPr>
        <w:t>基于本次数字化转型新建的湖北省公路路网运</w:t>
      </w:r>
      <w:commentRangeStart w:id="459"/>
      <w:r>
        <w:rPr>
          <w:rFonts w:ascii="宋体" w:eastAsia="宋体" w:hAnsi="宋体" w:hint="eastAsia"/>
          <w:sz w:val="24"/>
          <w:szCs w:val="24"/>
        </w:rPr>
        <w:t>行监测与应急指挥调度系统、湖北省交通流量调查系统、湖北公路服务区管理系统</w:t>
      </w:r>
      <w:commentRangeEnd w:id="459"/>
      <w:r>
        <w:rPr>
          <w:rStyle w:val="ae"/>
          <w:rFonts w:ascii="宋体" w:eastAsia="宋体" w:hAnsi="宋体" w:hint="eastAsia"/>
          <w:sz w:val="24"/>
          <w:szCs w:val="24"/>
        </w:rPr>
        <w:commentReference w:id="459"/>
      </w:r>
      <w:r>
        <w:rPr>
          <w:rFonts w:ascii="宋体" w:eastAsia="宋体" w:hAnsi="宋体" w:hint="eastAsia"/>
          <w:sz w:val="24"/>
          <w:szCs w:val="24"/>
        </w:rPr>
        <w:t>、湖北公路基础设施监测系统业务数据，完善原有综合信息平台相关专题库与指标库。</w:t>
      </w:r>
    </w:p>
    <w:p w14:paraId="1ACB95E2" w14:textId="77777777" w:rsidR="00F15A7E" w:rsidRDefault="00000000" w:rsidP="00B06ACC">
      <w:pPr>
        <w:pStyle w:val="4"/>
      </w:pPr>
      <w:r>
        <w:rPr>
          <w:rFonts w:hint="eastAsia"/>
        </w:rPr>
        <w:t>数据应用层升级</w:t>
      </w:r>
    </w:p>
    <w:p w14:paraId="08D3F8AE" w14:textId="77777777" w:rsidR="00F15A7E" w:rsidRDefault="00000000">
      <w:pPr>
        <w:spacing w:line="360" w:lineRule="auto"/>
        <w:ind w:firstLineChars="200" w:firstLine="480"/>
        <w:rPr>
          <w:rFonts w:ascii="宋体" w:eastAsia="宋体" w:hAnsi="宋体" w:hint="eastAsia"/>
          <w:sz w:val="24"/>
          <w:szCs w:val="24"/>
        </w:rPr>
      </w:pPr>
      <w:ins w:id="460" w:author="启程" w:date="2026-07-27T17:20:00Z">
        <w:r>
          <w:rPr>
            <w:rFonts w:ascii="宋体" w:eastAsia="宋体" w:hAnsi="宋体" w:hint="eastAsia"/>
            <w:sz w:val="24"/>
            <w:szCs w:val="24"/>
          </w:rPr>
          <w:t>结合数转专项任务及各业务系统建设要求，</w:t>
        </w:r>
      </w:ins>
      <w:r>
        <w:rPr>
          <w:rFonts w:ascii="宋体" w:eastAsia="宋体" w:hAnsi="宋体" w:hint="eastAsia"/>
          <w:sz w:val="24"/>
          <w:szCs w:val="24"/>
        </w:rPr>
        <w:t>基于本次数字化转型新建的湖北省公路路网运行监测与</w:t>
      </w:r>
      <w:commentRangeStart w:id="461"/>
      <w:r>
        <w:rPr>
          <w:rFonts w:ascii="宋体" w:eastAsia="宋体" w:hAnsi="宋体" w:hint="eastAsia"/>
          <w:sz w:val="24"/>
          <w:szCs w:val="24"/>
        </w:rPr>
        <w:t>应急指挥调度系统、湖北省交通流量调查系统、湖北公路服务区管理系统、湖北</w:t>
      </w:r>
      <w:commentRangeEnd w:id="461"/>
      <w:r>
        <w:rPr>
          <w:rStyle w:val="ae"/>
          <w:rFonts w:ascii="宋体" w:eastAsia="宋体" w:hAnsi="宋体" w:hint="eastAsia"/>
          <w:sz w:val="24"/>
          <w:szCs w:val="24"/>
        </w:rPr>
        <w:commentReference w:id="461"/>
      </w:r>
      <w:r>
        <w:rPr>
          <w:rFonts w:ascii="宋体" w:eastAsia="宋体" w:hAnsi="宋体" w:hint="eastAsia"/>
          <w:sz w:val="24"/>
          <w:szCs w:val="24"/>
        </w:rPr>
        <w:t>公路基础设施监测系统清洗转换后的数据，构建数据应用层</w:t>
      </w:r>
      <w:r>
        <w:rPr>
          <w:rFonts w:ascii="宋体" w:eastAsia="宋体" w:hAnsi="宋体"/>
          <w:sz w:val="24"/>
          <w:szCs w:val="24"/>
        </w:rPr>
        <w:t>，</w:t>
      </w:r>
      <w:r>
        <w:rPr>
          <w:rFonts w:ascii="宋体" w:eastAsia="宋体" w:hAnsi="宋体" w:hint="eastAsia"/>
          <w:sz w:val="24"/>
          <w:szCs w:val="24"/>
        </w:rPr>
        <w:t>按需为相关</w:t>
      </w:r>
      <w:r>
        <w:rPr>
          <w:rFonts w:ascii="宋体" w:eastAsia="宋体" w:hAnsi="宋体"/>
          <w:sz w:val="24"/>
          <w:szCs w:val="24"/>
        </w:rPr>
        <w:t>业务</w:t>
      </w:r>
      <w:r>
        <w:rPr>
          <w:rFonts w:ascii="宋体" w:eastAsia="宋体" w:hAnsi="宋体" w:hint="eastAsia"/>
          <w:sz w:val="24"/>
          <w:szCs w:val="24"/>
        </w:rPr>
        <w:t>系统</w:t>
      </w:r>
      <w:r>
        <w:rPr>
          <w:rFonts w:ascii="宋体" w:eastAsia="宋体" w:hAnsi="宋体"/>
          <w:sz w:val="24"/>
          <w:szCs w:val="24"/>
        </w:rPr>
        <w:t>提供定制化的数据服务支撑。</w:t>
      </w:r>
    </w:p>
    <w:p w14:paraId="751D1E2E" w14:textId="77777777" w:rsidR="00F15A7E" w:rsidRDefault="00000000">
      <w:pPr>
        <w:pStyle w:val="2"/>
      </w:pPr>
      <w:r>
        <w:rPr>
          <w:rFonts w:hint="eastAsia"/>
        </w:rPr>
        <w:t>数据库建设规划</w:t>
      </w:r>
    </w:p>
    <w:p w14:paraId="064F68C1" w14:textId="77777777" w:rsidR="00F15A7E" w:rsidRDefault="00000000">
      <w:pPr>
        <w:pStyle w:val="3"/>
      </w:pPr>
      <w:r>
        <w:rPr>
          <w:rFonts w:hint="eastAsia"/>
        </w:rPr>
        <w:t>数据库表规划标准建设</w:t>
      </w:r>
    </w:p>
    <w:p w14:paraId="7EE0F56B"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在综合信息平台数据资源池基础上，整合存量数据与数字化转型新增数据，</w:t>
      </w:r>
      <w:r>
        <w:rPr>
          <w:rFonts w:ascii="宋体" w:eastAsia="宋体" w:hAnsi="宋体" w:hint="eastAsia"/>
          <w:sz w:val="24"/>
          <w:szCs w:val="24"/>
        </w:rPr>
        <w:lastRenderedPageBreak/>
        <w:t>构建“静态数据库</w:t>
      </w:r>
      <w:r>
        <w:rPr>
          <w:rFonts w:ascii="宋体" w:eastAsia="宋体" w:hAnsi="宋体"/>
          <w:sz w:val="24"/>
          <w:szCs w:val="24"/>
        </w:rPr>
        <w:t>-动态</w:t>
      </w:r>
      <w:r>
        <w:rPr>
          <w:rFonts w:ascii="宋体" w:eastAsia="宋体" w:hAnsi="宋体" w:hint="eastAsia"/>
          <w:sz w:val="24"/>
          <w:szCs w:val="24"/>
        </w:rPr>
        <w:t>业务数据库</w:t>
      </w:r>
      <w:r>
        <w:rPr>
          <w:rFonts w:ascii="宋体" w:eastAsia="宋体" w:hAnsi="宋体"/>
          <w:sz w:val="24"/>
          <w:szCs w:val="24"/>
        </w:rPr>
        <w:t>-专题数据库”数据库架构</w:t>
      </w:r>
      <w:r>
        <w:rPr>
          <w:rFonts w:ascii="宋体" w:eastAsia="宋体" w:hAnsi="宋体" w:hint="eastAsia"/>
          <w:sz w:val="24"/>
          <w:szCs w:val="24"/>
        </w:rPr>
        <w:t>，制定各库表规划建设要求、标准，完善静态数据库的升级。</w:t>
      </w:r>
    </w:p>
    <w:p w14:paraId="24BB453F" w14:textId="77777777" w:rsidR="00F15A7E" w:rsidRDefault="00000000">
      <w:pPr>
        <w:pStyle w:val="3"/>
      </w:pPr>
      <w:r>
        <w:rPr>
          <w:rFonts w:hint="eastAsia"/>
        </w:rPr>
        <w:t>静态数据库规划与建设</w:t>
      </w:r>
    </w:p>
    <w:p w14:paraId="0D1123EC"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静态数据库存储全省公路领域不易发生变更、更新频率低、作为业务基准的参考类数据，数据更新以年度</w:t>
      </w:r>
      <w:r>
        <w:rPr>
          <w:rFonts w:ascii="宋体" w:eastAsia="宋体" w:hAnsi="宋体"/>
          <w:sz w:val="24"/>
          <w:szCs w:val="24"/>
        </w:rPr>
        <w:t>/季度为周</w:t>
      </w:r>
      <w:r>
        <w:rPr>
          <w:rFonts w:ascii="宋体" w:eastAsia="宋体" w:hAnsi="宋体" w:hint="eastAsia"/>
          <w:sz w:val="24"/>
          <w:szCs w:val="24"/>
        </w:rPr>
        <w:t>期，根据数转项目建设要求，包括但不限于：</w:t>
      </w:r>
      <w:r>
        <w:rPr>
          <w:rFonts w:ascii="宋体" w:eastAsia="宋体" w:hAnsi="宋体"/>
          <w:sz w:val="24"/>
          <w:szCs w:val="24"/>
        </w:rPr>
        <w:t>基础地理与行政区划数据</w:t>
      </w:r>
      <w:r>
        <w:rPr>
          <w:rFonts w:ascii="宋体" w:eastAsia="宋体" w:hAnsi="宋体" w:hint="eastAsia"/>
          <w:sz w:val="24"/>
          <w:szCs w:val="24"/>
        </w:rPr>
        <w:t>、</w:t>
      </w:r>
      <w:r>
        <w:rPr>
          <w:rFonts w:ascii="宋体" w:eastAsia="宋体" w:hAnsi="宋体"/>
          <w:sz w:val="24"/>
          <w:szCs w:val="24"/>
        </w:rPr>
        <w:t>公路基础设施基础档案数据</w:t>
      </w:r>
      <w:r>
        <w:rPr>
          <w:rFonts w:ascii="宋体" w:eastAsia="宋体" w:hAnsi="宋体" w:hint="eastAsia"/>
          <w:sz w:val="24"/>
          <w:szCs w:val="24"/>
        </w:rPr>
        <w:t>、</w:t>
      </w:r>
      <w:r>
        <w:rPr>
          <w:rFonts w:ascii="宋体" w:eastAsia="宋体" w:hAnsi="宋体"/>
          <w:sz w:val="24"/>
          <w:szCs w:val="24"/>
        </w:rPr>
        <w:t>组织机构与主体基础数据</w:t>
      </w:r>
      <w:r>
        <w:rPr>
          <w:rFonts w:ascii="宋体" w:eastAsia="宋体" w:hAnsi="宋体" w:hint="eastAsia"/>
          <w:sz w:val="24"/>
          <w:szCs w:val="24"/>
        </w:rPr>
        <w:t>、</w:t>
      </w:r>
      <w:r>
        <w:rPr>
          <w:rFonts w:ascii="宋体" w:eastAsia="宋体" w:hAnsi="宋体"/>
          <w:sz w:val="24"/>
          <w:szCs w:val="24"/>
        </w:rPr>
        <w:t>标准代码与字典数据</w:t>
      </w:r>
      <w:r>
        <w:rPr>
          <w:rFonts w:ascii="宋体" w:eastAsia="宋体" w:hAnsi="宋体" w:hint="eastAsia"/>
          <w:sz w:val="24"/>
          <w:szCs w:val="24"/>
        </w:rPr>
        <w:t>、</w:t>
      </w:r>
      <w:r>
        <w:rPr>
          <w:rFonts w:ascii="宋体" w:eastAsia="宋体" w:hAnsi="宋体"/>
          <w:sz w:val="24"/>
          <w:szCs w:val="24"/>
        </w:rPr>
        <w:t>政策法规文档数据</w:t>
      </w:r>
      <w:r>
        <w:rPr>
          <w:rFonts w:ascii="宋体" w:eastAsia="宋体" w:hAnsi="宋体" w:hint="eastAsia"/>
          <w:sz w:val="24"/>
          <w:szCs w:val="24"/>
        </w:rPr>
        <w:t>。</w:t>
      </w:r>
    </w:p>
    <w:p w14:paraId="19A324E4" w14:textId="77777777" w:rsidR="00F15A7E" w:rsidRDefault="00000000">
      <w:pPr>
        <w:pStyle w:val="3"/>
      </w:pPr>
      <w:r>
        <w:rPr>
          <w:rFonts w:hint="eastAsia"/>
        </w:rPr>
        <w:t>动态业务数据</w:t>
      </w:r>
      <w:commentRangeStart w:id="462"/>
      <w:r>
        <w:rPr>
          <w:rFonts w:hint="eastAsia"/>
        </w:rPr>
        <w:t>库规划</w:t>
      </w:r>
      <w:ins w:id="463" w:author="启程" w:date="2026-07-27T17:16:00Z">
        <w:r>
          <w:rPr>
            <w:rFonts w:hint="eastAsia"/>
          </w:rPr>
          <w:t>与审核</w:t>
        </w:r>
      </w:ins>
      <w:commentRangeEnd w:id="462"/>
      <w:r>
        <w:rPr>
          <w:rStyle w:val="ae"/>
          <w:sz w:val="28"/>
          <w:szCs w:val="32"/>
        </w:rPr>
        <w:commentReference w:id="462"/>
      </w:r>
    </w:p>
    <w:p w14:paraId="6925C2FD"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sz w:val="24"/>
          <w:szCs w:val="24"/>
        </w:rPr>
        <w:t>动态业务数据库</w:t>
      </w:r>
      <w:r>
        <w:rPr>
          <w:rFonts w:ascii="宋体" w:eastAsia="宋体" w:hAnsi="宋体" w:hint="eastAsia"/>
          <w:sz w:val="24"/>
          <w:szCs w:val="24"/>
        </w:rPr>
        <w:t>存储高频更新与高效查询类数据，</w:t>
      </w:r>
      <w:ins w:id="464" w:author="启程" w:date="2026-07-27T17:13:00Z">
        <w:r>
          <w:rPr>
            <w:rFonts w:ascii="宋体" w:eastAsia="宋体" w:hAnsi="宋体" w:hint="eastAsia"/>
            <w:sz w:val="24"/>
            <w:szCs w:val="24"/>
          </w:rPr>
          <w:t>数据治理项目，</w:t>
        </w:r>
      </w:ins>
      <w:ins w:id="465" w:author="启程" w:date="2026-07-27T17:12:00Z">
        <w:r>
          <w:rPr>
            <w:rFonts w:ascii="宋体" w:eastAsia="宋体" w:hAnsi="宋体" w:hint="eastAsia"/>
            <w:sz w:val="24"/>
            <w:szCs w:val="24"/>
          </w:rPr>
          <w:t>对各业务系统数据库建设方案进行审核，</w:t>
        </w:r>
      </w:ins>
      <w:ins w:id="466" w:author="启程" w:date="2026-07-27T17:13:00Z">
        <w:r>
          <w:rPr>
            <w:rFonts w:ascii="宋体" w:eastAsia="宋体" w:hAnsi="宋体" w:hint="eastAsia"/>
            <w:sz w:val="24"/>
            <w:szCs w:val="24"/>
          </w:rPr>
          <w:t>保证符合数据仓库治理要求。</w:t>
        </w:r>
      </w:ins>
      <w:del w:id="467" w:author="启程" w:date="2026-07-27T17:14:00Z">
        <w:r>
          <w:rPr>
            <w:rFonts w:ascii="宋体" w:eastAsia="宋体" w:hAnsi="宋体" w:hint="eastAsia"/>
            <w:sz w:val="24"/>
            <w:szCs w:val="24"/>
          </w:rPr>
          <w:delText>根据数转项目建设要求，包括但不限于：路网运行监测库、感知数据采集库、应急指挥调度库、交通调查库、公路养护库、基础设施监测库、服务区管理库。</w:delText>
        </w:r>
      </w:del>
    </w:p>
    <w:p w14:paraId="06B14A06" w14:textId="77777777" w:rsidR="00F15A7E" w:rsidRDefault="00000000">
      <w:pPr>
        <w:pStyle w:val="3"/>
      </w:pPr>
      <w:r>
        <w:rPr>
          <w:rFonts w:hint="eastAsia"/>
        </w:rPr>
        <w:t>专题数据库规划</w:t>
      </w:r>
      <w:ins w:id="468" w:author="启程" w:date="2026-07-27T17:06:00Z">
        <w:r>
          <w:rPr>
            <w:rFonts w:hint="eastAsia"/>
          </w:rPr>
          <w:t>与建设</w:t>
        </w:r>
      </w:ins>
    </w:p>
    <w:p w14:paraId="7466530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专题库面向特定业务场景与数字化转型重点应用，基于静态库与业务动态库的数据进行深度加工整合，</w:t>
      </w:r>
      <w:del w:id="469" w:author="启程" w:date="2026-07-27T17:05:00Z">
        <w:r>
          <w:rPr>
            <w:rFonts w:ascii="宋体" w:eastAsia="宋体" w:hAnsi="宋体" w:hint="eastAsia"/>
            <w:sz w:val="24"/>
            <w:szCs w:val="24"/>
          </w:rPr>
          <w:delText>支撑智慧化应用及高质量数据集建设，</w:delText>
        </w:r>
      </w:del>
      <w:r>
        <w:rPr>
          <w:rFonts w:ascii="宋体" w:eastAsia="宋体" w:hAnsi="宋体" w:hint="eastAsia"/>
          <w:sz w:val="24"/>
          <w:szCs w:val="24"/>
        </w:rPr>
        <w:t>根据数转项目建设要求，包括但不限于公路养护专题库、路网运行监测专题库、应急指挥专题库、服务区监测与管理专题库、公路资产专题库。</w:t>
      </w:r>
    </w:p>
    <w:p w14:paraId="6F3FF413" w14:textId="77777777" w:rsidR="00F15A7E" w:rsidRDefault="00000000">
      <w:pPr>
        <w:pStyle w:val="2"/>
      </w:pPr>
      <w:r>
        <w:rPr>
          <w:rFonts w:hint="eastAsia"/>
        </w:rPr>
        <w:t>数据资源目录</w:t>
      </w:r>
    </w:p>
    <w:p w14:paraId="36A63C42"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编制完善《湖北省公路事业发展中心数据资源目录》，联动更新机制，在应用、数据变化时对数据资源目录进行更新，打造公路中心数据资源“一本帐”。</w:t>
      </w:r>
    </w:p>
    <w:p w14:paraId="372322C8" w14:textId="77777777" w:rsidR="00F15A7E" w:rsidRDefault="00000000">
      <w:pPr>
        <w:pStyle w:val="2"/>
      </w:pPr>
      <w:commentRangeStart w:id="470"/>
      <w:del w:id="471" w:author="启程" w:date="2026-07-27T17:22:00Z">
        <w:r>
          <w:rPr>
            <w:rFonts w:hint="eastAsia"/>
          </w:rPr>
          <w:delText>跨部门</w:delText>
        </w:r>
      </w:del>
      <w:r>
        <w:rPr>
          <w:rFonts w:hint="eastAsia"/>
        </w:rPr>
        <w:t>数据接口建设</w:t>
      </w:r>
      <w:commentRangeEnd w:id="470"/>
      <w:r>
        <w:rPr>
          <w:rStyle w:val="ae"/>
          <w:sz w:val="28"/>
          <w:szCs w:val="22"/>
        </w:rPr>
        <w:commentReference w:id="470"/>
      </w:r>
    </w:p>
    <w:p w14:paraId="19D0CA62"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本工程按需开发各类数据接口，主要建设内容如下：</w:t>
      </w:r>
    </w:p>
    <w:p w14:paraId="090FE0BC" w14:textId="77777777" w:rsidR="00F15A7E" w:rsidRDefault="00000000">
      <w:pPr>
        <w:spacing w:line="360" w:lineRule="auto"/>
        <w:ind w:firstLineChars="200" w:firstLine="480"/>
        <w:rPr>
          <w:del w:id="472" w:author="启程" w:date="2026-07-27T17:24:00Z"/>
          <w:rFonts w:ascii="宋体" w:eastAsia="宋体" w:hAnsi="宋体" w:hint="eastAsia"/>
          <w:sz w:val="24"/>
          <w:szCs w:val="24"/>
        </w:rPr>
      </w:pPr>
      <w:del w:id="473" w:author="启程" w:date="2026-07-27T17:24:00Z">
        <w:r>
          <w:rPr>
            <w:rFonts w:ascii="宋体" w:eastAsia="宋体" w:hAnsi="宋体" w:hint="eastAsia"/>
            <w:sz w:val="24"/>
            <w:szCs w:val="24"/>
          </w:rPr>
          <w:delText>交投侧路网监测平台对接：按需开发相应接口，实现与交投侧数据的接入与共享；</w:delText>
        </w:r>
      </w:del>
    </w:p>
    <w:p w14:paraId="53D161D3"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政府侧数据底座对接：按需开发相应接口，实现与政府侧数据底座数据的接入与共享；</w:t>
      </w:r>
    </w:p>
    <w:p w14:paraId="402C8E86"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lastRenderedPageBreak/>
        <w:t>高速视频联网平台对接：按需开发相应接口，实现与高速视频联网平台视频数据的接入；</w:t>
      </w:r>
    </w:p>
    <w:p w14:paraId="3A39667B"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省公路中心数转专项业务对接：按需开发相应接口，将公路中心各数转任务业务数据共享至政府侧底座；</w:t>
      </w:r>
    </w:p>
    <w:p w14:paraId="7B4424B9" w14:textId="77777777" w:rsidR="00F15A7E" w:rsidRDefault="00000000">
      <w:pPr>
        <w:spacing w:line="360" w:lineRule="auto"/>
        <w:ind w:firstLineChars="200" w:firstLine="480"/>
        <w:rPr>
          <w:rFonts w:ascii="宋体" w:eastAsia="宋体" w:hAnsi="宋体" w:hint="eastAsia"/>
          <w:sz w:val="24"/>
          <w:szCs w:val="24"/>
        </w:rPr>
      </w:pPr>
      <w:r>
        <w:rPr>
          <w:rFonts w:ascii="宋体" w:eastAsia="宋体" w:hAnsi="宋体" w:hint="eastAsia"/>
          <w:sz w:val="24"/>
          <w:szCs w:val="24"/>
        </w:rPr>
        <w:t>地市及非交投高速对接：按需开发相应接口，实现各地市州、非交投路段数转任务数据的接入与共享。</w:t>
      </w:r>
    </w:p>
    <w:p w14:paraId="6DDC1ECE" w14:textId="77777777" w:rsidR="00F15A7E" w:rsidRDefault="00000000">
      <w:pPr>
        <w:pStyle w:val="2"/>
      </w:pPr>
      <w:r>
        <w:rPr>
          <w:rFonts w:hint="eastAsia"/>
        </w:rPr>
        <w:t>其他要求</w:t>
      </w:r>
    </w:p>
    <w:p w14:paraId="5C968036" w14:textId="77777777" w:rsidR="00F15A7E" w:rsidRDefault="00000000">
      <w:pPr>
        <w:spacing w:line="360" w:lineRule="auto"/>
        <w:ind w:firstLineChars="200" w:firstLine="480"/>
        <w:rPr>
          <w:ins w:id="474" w:author="C A" w:date="2026-08-03T16:20:00Z" w16du:dateUtc="2026-08-03T08:20:00Z"/>
          <w:rFonts w:ascii="宋体" w:eastAsia="宋体" w:hAnsi="宋体"/>
          <w:sz w:val="24"/>
          <w:szCs w:val="24"/>
        </w:rPr>
      </w:pPr>
      <w:r>
        <w:rPr>
          <w:rFonts w:ascii="宋体" w:eastAsia="宋体" w:hAnsi="宋体" w:hint="eastAsia"/>
          <w:sz w:val="24"/>
          <w:szCs w:val="24"/>
        </w:rPr>
        <w:t>除以上工作外，还需同步支撑标准宣贯落地、数据治理体制机制搭建、运维保障、培训服务等配套工作，保障数据治理体系长效稳定运行，全面支撑全省公路数字化转型各业务系统落地应用。</w:t>
      </w:r>
    </w:p>
    <w:p w14:paraId="47FC811D" w14:textId="42C286C8" w:rsidR="00800B21" w:rsidRDefault="00800B21" w:rsidP="00800B21">
      <w:pPr>
        <w:pStyle w:val="3"/>
        <w:rPr>
          <w:ins w:id="475" w:author="C A" w:date="2026-08-03T16:20:00Z" w16du:dateUtc="2026-08-03T08:20:00Z"/>
        </w:rPr>
      </w:pPr>
      <w:ins w:id="476" w:author="C A" w:date="2026-08-03T16:20:00Z" w16du:dateUtc="2026-08-03T08:20:00Z">
        <w:r>
          <w:rPr>
            <w:rFonts w:hint="eastAsia"/>
          </w:rPr>
          <w:t>验收要求</w:t>
        </w:r>
      </w:ins>
    </w:p>
    <w:p w14:paraId="2AF35AA3" w14:textId="77777777" w:rsidR="00976A59" w:rsidRPr="00976A59" w:rsidRDefault="00976A59" w:rsidP="00976A59">
      <w:pPr>
        <w:spacing w:line="360" w:lineRule="auto"/>
        <w:ind w:firstLineChars="200" w:firstLine="480"/>
        <w:rPr>
          <w:ins w:id="477" w:author="C A" w:date="2026-08-03T16:22:00Z" w16du:dateUtc="2026-08-03T08:22:00Z"/>
          <w:rFonts w:ascii="宋体" w:eastAsia="宋体" w:hAnsi="宋体" w:hint="eastAsia"/>
          <w:sz w:val="24"/>
          <w:szCs w:val="24"/>
          <w:rPrChange w:id="478" w:author="C A" w:date="2026-08-03T16:22:00Z" w16du:dateUtc="2026-08-03T08:22:00Z">
            <w:rPr>
              <w:ins w:id="479" w:author="C A" w:date="2026-08-03T16:22:00Z" w16du:dateUtc="2026-08-03T08:22:00Z"/>
              <w:rFonts w:hint="eastAsia"/>
            </w:rPr>
          </w:rPrChange>
        </w:rPr>
        <w:pPrChange w:id="480" w:author="C A" w:date="2026-08-03T16:22:00Z" w16du:dateUtc="2026-08-03T08:22:00Z">
          <w:pPr/>
        </w:pPrChange>
      </w:pPr>
      <w:ins w:id="481" w:author="C A" w:date="2026-08-03T16:22:00Z" w16du:dateUtc="2026-08-03T08:22:00Z">
        <w:r w:rsidRPr="00976A59">
          <w:rPr>
            <w:rFonts w:ascii="宋体" w:eastAsia="宋体" w:hAnsi="宋体" w:hint="eastAsia"/>
            <w:sz w:val="24"/>
            <w:szCs w:val="24"/>
            <w:rPrChange w:id="482" w:author="C A" w:date="2026-08-03T16:22:00Z" w16du:dateUtc="2026-08-03T08:22:00Z">
              <w:rPr>
                <w:rFonts w:hint="eastAsia"/>
              </w:rPr>
            </w:rPrChange>
          </w:rPr>
          <w:t>1、验收标准</w:t>
        </w:r>
      </w:ins>
    </w:p>
    <w:p w14:paraId="54E8F6E1" w14:textId="77777777" w:rsidR="00976A59" w:rsidRPr="00976A59" w:rsidRDefault="00976A59" w:rsidP="00976A59">
      <w:pPr>
        <w:spacing w:line="360" w:lineRule="auto"/>
        <w:ind w:firstLineChars="200" w:firstLine="480"/>
        <w:rPr>
          <w:ins w:id="483" w:author="C A" w:date="2026-08-03T16:22:00Z" w16du:dateUtc="2026-08-03T08:22:00Z"/>
          <w:rFonts w:ascii="宋体" w:eastAsia="宋体" w:hAnsi="宋体" w:hint="eastAsia"/>
          <w:sz w:val="24"/>
          <w:szCs w:val="24"/>
          <w:rPrChange w:id="484" w:author="C A" w:date="2026-08-03T16:22:00Z" w16du:dateUtc="2026-08-03T08:22:00Z">
            <w:rPr>
              <w:ins w:id="485" w:author="C A" w:date="2026-08-03T16:22:00Z" w16du:dateUtc="2026-08-03T08:22:00Z"/>
              <w:rFonts w:hint="eastAsia"/>
            </w:rPr>
          </w:rPrChange>
        </w:rPr>
        <w:pPrChange w:id="486" w:author="C A" w:date="2026-08-03T16:22:00Z" w16du:dateUtc="2026-08-03T08:22:00Z">
          <w:pPr/>
        </w:pPrChange>
      </w:pPr>
      <w:ins w:id="487" w:author="C A" w:date="2026-08-03T16:22:00Z" w16du:dateUtc="2026-08-03T08:22:00Z">
        <w:r w:rsidRPr="00976A59">
          <w:rPr>
            <w:rFonts w:ascii="宋体" w:eastAsia="宋体" w:hAnsi="宋体" w:hint="eastAsia"/>
            <w:sz w:val="24"/>
            <w:szCs w:val="24"/>
            <w:rPrChange w:id="488" w:author="C A" w:date="2026-08-03T16:22:00Z" w16du:dateUtc="2026-08-03T08:22:00Z">
              <w:rPr>
                <w:rFonts w:hint="eastAsia"/>
              </w:rPr>
            </w:rPrChange>
          </w:rPr>
          <w:t>（1）符合立项方案要求，包括目标、范围、内容、时效指标等方面。</w:t>
        </w:r>
      </w:ins>
    </w:p>
    <w:p w14:paraId="08540383" w14:textId="77777777" w:rsidR="00976A59" w:rsidRPr="00976A59" w:rsidRDefault="00976A59" w:rsidP="00976A59">
      <w:pPr>
        <w:spacing w:line="360" w:lineRule="auto"/>
        <w:ind w:firstLineChars="200" w:firstLine="480"/>
        <w:rPr>
          <w:ins w:id="489" w:author="C A" w:date="2026-08-03T16:22:00Z" w16du:dateUtc="2026-08-03T08:22:00Z"/>
          <w:rFonts w:ascii="宋体" w:eastAsia="宋体" w:hAnsi="宋体" w:hint="eastAsia"/>
          <w:sz w:val="24"/>
          <w:szCs w:val="24"/>
          <w:rPrChange w:id="490" w:author="C A" w:date="2026-08-03T16:22:00Z" w16du:dateUtc="2026-08-03T08:22:00Z">
            <w:rPr>
              <w:ins w:id="491" w:author="C A" w:date="2026-08-03T16:22:00Z" w16du:dateUtc="2026-08-03T08:22:00Z"/>
              <w:rFonts w:hint="eastAsia"/>
            </w:rPr>
          </w:rPrChange>
        </w:rPr>
        <w:pPrChange w:id="492" w:author="C A" w:date="2026-08-03T16:22:00Z" w16du:dateUtc="2026-08-03T08:22:00Z">
          <w:pPr/>
        </w:pPrChange>
      </w:pPr>
      <w:ins w:id="493" w:author="C A" w:date="2026-08-03T16:22:00Z" w16du:dateUtc="2026-08-03T08:22:00Z">
        <w:r w:rsidRPr="00976A59">
          <w:rPr>
            <w:rFonts w:ascii="宋体" w:eastAsia="宋体" w:hAnsi="宋体" w:hint="eastAsia"/>
            <w:sz w:val="24"/>
            <w:szCs w:val="24"/>
            <w:rPrChange w:id="494" w:author="C A" w:date="2026-08-03T16:22:00Z" w16du:dateUtc="2026-08-03T08:22:00Z">
              <w:rPr>
                <w:rFonts w:hint="eastAsia"/>
              </w:rPr>
            </w:rPrChange>
          </w:rPr>
          <w:t>（2）符合招标文件要求，目标、范围、内容与招标文件要求一致。</w:t>
        </w:r>
      </w:ins>
    </w:p>
    <w:p w14:paraId="1A17700A" w14:textId="77777777" w:rsidR="00976A59" w:rsidRPr="00976A59" w:rsidRDefault="00976A59" w:rsidP="00976A59">
      <w:pPr>
        <w:spacing w:line="360" w:lineRule="auto"/>
        <w:ind w:firstLineChars="200" w:firstLine="480"/>
        <w:rPr>
          <w:ins w:id="495" w:author="C A" w:date="2026-08-03T16:22:00Z" w16du:dateUtc="2026-08-03T08:22:00Z"/>
          <w:rFonts w:ascii="宋体" w:eastAsia="宋体" w:hAnsi="宋体" w:hint="eastAsia"/>
          <w:sz w:val="24"/>
          <w:szCs w:val="24"/>
          <w:rPrChange w:id="496" w:author="C A" w:date="2026-08-03T16:22:00Z" w16du:dateUtc="2026-08-03T08:22:00Z">
            <w:rPr>
              <w:ins w:id="497" w:author="C A" w:date="2026-08-03T16:22:00Z" w16du:dateUtc="2026-08-03T08:22:00Z"/>
              <w:rFonts w:hint="eastAsia"/>
            </w:rPr>
          </w:rPrChange>
        </w:rPr>
        <w:pPrChange w:id="498" w:author="C A" w:date="2026-08-03T16:22:00Z" w16du:dateUtc="2026-08-03T08:22:00Z">
          <w:pPr/>
        </w:pPrChange>
      </w:pPr>
      <w:ins w:id="499" w:author="C A" w:date="2026-08-03T16:22:00Z" w16du:dateUtc="2026-08-03T08:22:00Z">
        <w:r w:rsidRPr="00976A59">
          <w:rPr>
            <w:rFonts w:ascii="宋体" w:eastAsia="宋体" w:hAnsi="宋体" w:hint="eastAsia"/>
            <w:sz w:val="24"/>
            <w:szCs w:val="24"/>
            <w:rPrChange w:id="500" w:author="C A" w:date="2026-08-03T16:22:00Z" w16du:dateUtc="2026-08-03T08:22:00Z">
              <w:rPr>
                <w:rFonts w:hint="eastAsia"/>
              </w:rPr>
            </w:rPrChange>
          </w:rPr>
          <w:t>（3）符合合同要求，包括验收标准、成果交付要求等方面。</w:t>
        </w:r>
      </w:ins>
    </w:p>
    <w:p w14:paraId="1031F2FF" w14:textId="77777777" w:rsidR="00976A59" w:rsidRPr="00976A59" w:rsidRDefault="00976A59" w:rsidP="00976A59">
      <w:pPr>
        <w:spacing w:line="360" w:lineRule="auto"/>
        <w:ind w:firstLineChars="200" w:firstLine="480"/>
        <w:rPr>
          <w:ins w:id="501" w:author="C A" w:date="2026-08-03T16:22:00Z" w16du:dateUtc="2026-08-03T08:22:00Z"/>
          <w:rFonts w:ascii="宋体" w:eastAsia="宋体" w:hAnsi="宋体" w:hint="eastAsia"/>
          <w:sz w:val="24"/>
          <w:szCs w:val="24"/>
          <w:rPrChange w:id="502" w:author="C A" w:date="2026-08-03T16:22:00Z" w16du:dateUtc="2026-08-03T08:22:00Z">
            <w:rPr>
              <w:ins w:id="503" w:author="C A" w:date="2026-08-03T16:22:00Z" w16du:dateUtc="2026-08-03T08:22:00Z"/>
              <w:rFonts w:hint="eastAsia"/>
            </w:rPr>
          </w:rPrChange>
        </w:rPr>
        <w:pPrChange w:id="504" w:author="C A" w:date="2026-08-03T16:22:00Z" w16du:dateUtc="2026-08-03T08:22:00Z">
          <w:pPr/>
        </w:pPrChange>
      </w:pPr>
      <w:ins w:id="505" w:author="C A" w:date="2026-08-03T16:22:00Z" w16du:dateUtc="2026-08-03T08:22:00Z">
        <w:r w:rsidRPr="00976A59">
          <w:rPr>
            <w:rFonts w:ascii="宋体" w:eastAsia="宋体" w:hAnsi="宋体" w:hint="eastAsia"/>
            <w:sz w:val="24"/>
            <w:szCs w:val="24"/>
            <w:rPrChange w:id="506" w:author="C A" w:date="2026-08-03T16:22:00Z" w16du:dateUtc="2026-08-03T08:22:00Z">
              <w:rPr>
                <w:rFonts w:hint="eastAsia"/>
              </w:rPr>
            </w:rPrChange>
          </w:rPr>
          <w:t>（4）变更流程合规（如有涉及变更），变更经过批准并完成备案。</w:t>
        </w:r>
      </w:ins>
    </w:p>
    <w:p w14:paraId="6743DF6D" w14:textId="77777777" w:rsidR="00976A59" w:rsidRPr="00976A59" w:rsidRDefault="00976A59" w:rsidP="00976A59">
      <w:pPr>
        <w:spacing w:line="360" w:lineRule="auto"/>
        <w:ind w:firstLineChars="200" w:firstLine="480"/>
        <w:rPr>
          <w:ins w:id="507" w:author="C A" w:date="2026-08-03T16:22:00Z" w16du:dateUtc="2026-08-03T08:22:00Z"/>
          <w:rFonts w:ascii="宋体" w:eastAsia="宋体" w:hAnsi="宋体" w:hint="eastAsia"/>
          <w:sz w:val="24"/>
          <w:szCs w:val="24"/>
          <w:rPrChange w:id="508" w:author="C A" w:date="2026-08-03T16:22:00Z" w16du:dateUtc="2026-08-03T08:22:00Z">
            <w:rPr>
              <w:ins w:id="509" w:author="C A" w:date="2026-08-03T16:22:00Z" w16du:dateUtc="2026-08-03T08:22:00Z"/>
              <w:rFonts w:hint="eastAsia"/>
            </w:rPr>
          </w:rPrChange>
        </w:rPr>
        <w:pPrChange w:id="510" w:author="C A" w:date="2026-08-03T16:22:00Z" w16du:dateUtc="2026-08-03T08:22:00Z">
          <w:pPr/>
        </w:pPrChange>
      </w:pPr>
      <w:ins w:id="511" w:author="C A" w:date="2026-08-03T16:22:00Z" w16du:dateUtc="2026-08-03T08:22:00Z">
        <w:r w:rsidRPr="00976A59">
          <w:rPr>
            <w:rFonts w:ascii="宋体" w:eastAsia="宋体" w:hAnsi="宋体" w:hint="eastAsia"/>
            <w:sz w:val="24"/>
            <w:szCs w:val="24"/>
            <w:rPrChange w:id="512" w:author="C A" w:date="2026-08-03T16:22:00Z" w16du:dateUtc="2026-08-03T08:22:00Z">
              <w:rPr>
                <w:rFonts w:hint="eastAsia"/>
              </w:rPr>
            </w:rPrChange>
          </w:rPr>
          <w:t>2、验收类型</w:t>
        </w:r>
      </w:ins>
    </w:p>
    <w:p w14:paraId="31DF3AAE" w14:textId="66EDBABF" w:rsidR="00976A59" w:rsidRDefault="00976A59" w:rsidP="00976A59">
      <w:pPr>
        <w:spacing w:line="360" w:lineRule="auto"/>
        <w:ind w:firstLineChars="200" w:firstLine="480"/>
        <w:rPr>
          <w:ins w:id="513" w:author="C A" w:date="2026-08-03T16:29:00Z" w16du:dateUtc="2026-08-03T08:29:00Z"/>
          <w:rFonts w:ascii="宋体" w:eastAsia="宋体" w:hAnsi="宋体"/>
          <w:sz w:val="24"/>
          <w:szCs w:val="24"/>
        </w:rPr>
      </w:pPr>
      <w:ins w:id="514" w:author="C A" w:date="2026-08-03T16:22:00Z" w16du:dateUtc="2026-08-03T08:22:00Z">
        <w:r w:rsidRPr="00976A59">
          <w:rPr>
            <w:rFonts w:ascii="宋体" w:eastAsia="宋体" w:hAnsi="宋体" w:hint="eastAsia"/>
            <w:sz w:val="24"/>
            <w:szCs w:val="24"/>
            <w:rPrChange w:id="515" w:author="C A" w:date="2026-08-03T16:22:00Z" w16du:dateUtc="2026-08-03T08:22:00Z">
              <w:rPr>
                <w:rFonts w:hint="eastAsia"/>
              </w:rPr>
            </w:rPrChange>
          </w:rPr>
          <w:t>（1）初步验收：中标供应商完成所有软件开发、部署之后，将全部相关文档</w:t>
        </w:r>
      </w:ins>
      <w:ins w:id="516" w:author="C A" w:date="2026-08-03T16:29:00Z" w16du:dateUtc="2026-08-03T08:29:00Z">
        <w:r w:rsidR="000E1CEF">
          <w:rPr>
            <w:rFonts w:ascii="宋体" w:eastAsia="宋体" w:hAnsi="宋体" w:hint="eastAsia"/>
            <w:sz w:val="24"/>
            <w:szCs w:val="24"/>
          </w:rPr>
          <w:t>产出材料</w:t>
        </w:r>
      </w:ins>
      <w:ins w:id="517" w:author="C A" w:date="2026-08-03T16:22:00Z" w16du:dateUtc="2026-08-03T08:22:00Z">
        <w:r w:rsidRPr="00976A59">
          <w:rPr>
            <w:rFonts w:ascii="宋体" w:eastAsia="宋体" w:hAnsi="宋体" w:hint="eastAsia"/>
            <w:sz w:val="24"/>
            <w:szCs w:val="24"/>
            <w:rPrChange w:id="518" w:author="C A" w:date="2026-08-03T16:22:00Z" w16du:dateUtc="2026-08-03T08:22:00Z">
              <w:rPr>
                <w:rFonts w:hint="eastAsia"/>
              </w:rPr>
            </w:rPrChange>
          </w:rPr>
          <w:t>提交给采购人，采购人组织进行项目初步验收</w:t>
        </w:r>
      </w:ins>
      <w:ins w:id="519" w:author="C A" w:date="2026-08-03T16:30:00Z" w16du:dateUtc="2026-08-03T08:30:00Z">
        <w:r w:rsidR="000E1CEF">
          <w:rPr>
            <w:rFonts w:ascii="宋体" w:eastAsia="宋体" w:hAnsi="宋体" w:hint="eastAsia"/>
            <w:sz w:val="24"/>
            <w:szCs w:val="24"/>
          </w:rPr>
          <w:t>，包括不限于：</w:t>
        </w:r>
      </w:ins>
    </w:p>
    <w:p w14:paraId="4ADE2422" w14:textId="77777777" w:rsidR="000E1CEF" w:rsidRPr="000E1CEF" w:rsidRDefault="000E1CEF" w:rsidP="000E1CEF">
      <w:pPr>
        <w:spacing w:line="360" w:lineRule="auto"/>
        <w:ind w:firstLineChars="200" w:firstLine="480"/>
        <w:rPr>
          <w:ins w:id="520" w:author="C A" w:date="2026-08-03T16:29:00Z" w16du:dateUtc="2026-08-03T08:29:00Z"/>
          <w:rFonts w:ascii="宋体" w:eastAsia="宋体" w:hAnsi="宋体" w:hint="eastAsia"/>
          <w:sz w:val="24"/>
          <w:szCs w:val="24"/>
        </w:rPr>
      </w:pPr>
      <w:ins w:id="521" w:author="C A" w:date="2026-08-03T16:29:00Z" w16du:dateUtc="2026-08-03T08:29:00Z">
        <w:r w:rsidRPr="000E1CEF">
          <w:rPr>
            <w:rFonts w:ascii="宋体" w:eastAsia="宋体" w:hAnsi="宋体" w:hint="eastAsia"/>
            <w:sz w:val="24"/>
            <w:szCs w:val="24"/>
          </w:rPr>
          <w:t>项目建设与交付类材料：建设方案、需求规格说明、用户操作手册、培训记录及项目验收报告等总体文档，用于验证平台建设内容与合同约定、招标技术要求一致，且具备交付与独立运维条件。</w:t>
        </w:r>
      </w:ins>
    </w:p>
    <w:p w14:paraId="471D0CA2" w14:textId="77777777" w:rsidR="000E1CEF" w:rsidRPr="000E1CEF" w:rsidRDefault="000E1CEF" w:rsidP="000E1CEF">
      <w:pPr>
        <w:spacing w:line="360" w:lineRule="auto"/>
        <w:ind w:firstLineChars="200" w:firstLine="480"/>
        <w:rPr>
          <w:ins w:id="522" w:author="C A" w:date="2026-08-03T16:29:00Z" w16du:dateUtc="2026-08-03T08:29:00Z"/>
          <w:rFonts w:ascii="宋体" w:eastAsia="宋体" w:hAnsi="宋体" w:hint="eastAsia"/>
          <w:sz w:val="24"/>
          <w:szCs w:val="24"/>
        </w:rPr>
      </w:pPr>
      <w:ins w:id="523" w:author="C A" w:date="2026-08-03T16:29:00Z" w16du:dateUtc="2026-08-03T08:29:00Z">
        <w:r w:rsidRPr="000E1CEF">
          <w:rPr>
            <w:rFonts w:ascii="宋体" w:eastAsia="宋体" w:hAnsi="宋体" w:hint="eastAsia"/>
            <w:sz w:val="24"/>
            <w:szCs w:val="24"/>
          </w:rPr>
          <w:t>平台功能演示类材料：覆盖需求调研、资源盘点、数据集成、标准设计、模型设计、数据处理、指标体系、质量控制、资产管理、知识库等核心能力的现场演示记录，用于验证平台功能可用、业主人员可独立操作。</w:t>
        </w:r>
      </w:ins>
    </w:p>
    <w:p w14:paraId="20259ADE" w14:textId="407A8C5A" w:rsidR="000E1CEF" w:rsidRPr="00976A59" w:rsidRDefault="000E1CEF" w:rsidP="000E1CEF">
      <w:pPr>
        <w:spacing w:line="360" w:lineRule="auto"/>
        <w:ind w:firstLineChars="200" w:firstLine="480"/>
        <w:rPr>
          <w:ins w:id="524" w:author="C A" w:date="2026-08-03T16:22:00Z" w16du:dateUtc="2026-08-03T08:22:00Z"/>
          <w:rFonts w:ascii="宋体" w:eastAsia="宋体" w:hAnsi="宋体" w:hint="eastAsia"/>
          <w:sz w:val="24"/>
          <w:szCs w:val="24"/>
          <w:rPrChange w:id="525" w:author="C A" w:date="2026-08-03T16:22:00Z" w16du:dateUtc="2026-08-03T08:22:00Z">
            <w:rPr>
              <w:ins w:id="526" w:author="C A" w:date="2026-08-03T16:22:00Z" w16du:dateUtc="2026-08-03T08:22:00Z"/>
              <w:rFonts w:hint="eastAsia"/>
            </w:rPr>
          </w:rPrChange>
        </w:rPr>
        <w:pPrChange w:id="527" w:author="C A" w:date="2026-08-03T16:22:00Z" w16du:dateUtc="2026-08-03T08:22:00Z">
          <w:pPr/>
        </w:pPrChange>
      </w:pPr>
      <w:ins w:id="528" w:author="C A" w:date="2026-08-03T16:29:00Z" w16du:dateUtc="2026-08-03T08:29:00Z">
        <w:r w:rsidRPr="000E1CEF">
          <w:rPr>
            <w:rFonts w:ascii="宋体" w:eastAsia="宋体" w:hAnsi="宋体" w:hint="eastAsia"/>
            <w:sz w:val="24"/>
            <w:szCs w:val="24"/>
          </w:rPr>
          <w:t>治理过程与成果类材料：系统资源台账、数据标准库、数仓模型设计文档、数据接入与血缘记录、指标体系及数据质量报告等过程性成果物，用于验证各项治理作业已实质性开展并形成可追溯的产出。</w:t>
        </w:r>
      </w:ins>
    </w:p>
    <w:p w14:paraId="35F33BAB" w14:textId="5BDAF622" w:rsidR="00800B21" w:rsidRPr="00976A59" w:rsidRDefault="00976A59" w:rsidP="00976A59">
      <w:pPr>
        <w:spacing w:line="360" w:lineRule="auto"/>
        <w:ind w:firstLineChars="200" w:firstLine="480"/>
        <w:rPr>
          <w:rFonts w:ascii="宋体" w:eastAsia="宋体" w:hAnsi="宋体" w:hint="eastAsia"/>
          <w:sz w:val="24"/>
          <w:szCs w:val="24"/>
          <w:rPrChange w:id="529" w:author="C A" w:date="2026-08-03T16:22:00Z" w16du:dateUtc="2026-08-03T08:22:00Z">
            <w:rPr>
              <w:rFonts w:hint="eastAsia"/>
            </w:rPr>
          </w:rPrChange>
        </w:rPr>
        <w:pPrChange w:id="530" w:author="C A" w:date="2026-08-03T16:22:00Z" w16du:dateUtc="2026-08-03T08:22:00Z">
          <w:pPr>
            <w:spacing w:line="360" w:lineRule="auto"/>
            <w:ind w:firstLineChars="200" w:firstLine="420"/>
          </w:pPr>
        </w:pPrChange>
      </w:pPr>
      <w:ins w:id="531" w:author="C A" w:date="2026-08-03T16:22:00Z" w16du:dateUtc="2026-08-03T08:22:00Z">
        <w:r w:rsidRPr="00976A59">
          <w:rPr>
            <w:rFonts w:ascii="宋体" w:eastAsia="宋体" w:hAnsi="宋体" w:hint="eastAsia"/>
            <w:sz w:val="24"/>
            <w:szCs w:val="24"/>
            <w:rPrChange w:id="532" w:author="C A" w:date="2026-08-03T16:22:00Z" w16du:dateUtc="2026-08-03T08:22:00Z">
              <w:rPr>
                <w:rFonts w:hint="eastAsia"/>
              </w:rPr>
            </w:rPrChange>
          </w:rPr>
          <w:lastRenderedPageBreak/>
          <w:t>（2）最终验收：项目通过初步验收，进入试运行阶段，试运行期间如果没有重大故障发生，采购人和中标供应商共同对系统的整体性能进行测试，并签署试运行验收报告，系统通过试运行验收后，采购人进行最终验收按合同支付费用。</w:t>
        </w:r>
      </w:ins>
    </w:p>
    <w:sectPr w:rsidR="00800B21" w:rsidRPr="00976A59">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57" w:author="启程" w:date="2026-07-27T17:19:00Z" w:initials="">
    <w:p w14:paraId="0A7730EF" w14:textId="77777777" w:rsidR="00F15A7E" w:rsidRDefault="009350A0">
      <w:pPr>
        <w:pStyle w:val="a4"/>
        <w:rPr>
          <w:rFonts w:hint="eastAsia"/>
        </w:rPr>
      </w:pPr>
      <w:r>
        <w:rPr>
          <w:rStyle w:val="ae"/>
          <w:rFonts w:hint="eastAsia"/>
        </w:rPr>
        <w:annotationRef/>
      </w:r>
      <w:r>
        <w:rPr>
          <w:rFonts w:hint="eastAsia"/>
        </w:rPr>
        <w:t>数转项目、外部数据、外场设备</w:t>
      </w:r>
    </w:p>
  </w:comment>
  <w:comment w:id="459" w:author="启程" w:date="2026-07-27T17:19:00Z" w:initials="">
    <w:p w14:paraId="514D568E" w14:textId="77777777" w:rsidR="00F15A7E" w:rsidRDefault="009350A0">
      <w:pPr>
        <w:pStyle w:val="a4"/>
        <w:rPr>
          <w:rFonts w:hint="eastAsia"/>
        </w:rPr>
      </w:pPr>
      <w:r>
        <w:rPr>
          <w:rStyle w:val="ae"/>
          <w:rFonts w:hint="eastAsia"/>
        </w:rPr>
        <w:annotationRef/>
      </w:r>
      <w:r>
        <w:rPr>
          <w:rFonts w:hint="eastAsia"/>
        </w:rPr>
        <w:t>三类数据</w:t>
      </w:r>
    </w:p>
  </w:comment>
  <w:comment w:id="461" w:author="启程" w:date="2026-07-27T17:20:00Z" w:initials="">
    <w:p w14:paraId="56331F48" w14:textId="77777777" w:rsidR="00F15A7E" w:rsidRDefault="009350A0">
      <w:pPr>
        <w:pStyle w:val="a4"/>
        <w:rPr>
          <w:rFonts w:hint="eastAsia"/>
        </w:rPr>
      </w:pPr>
      <w:r>
        <w:rPr>
          <w:rStyle w:val="ae"/>
          <w:rFonts w:hint="eastAsia"/>
        </w:rPr>
        <w:annotationRef/>
      </w:r>
      <w:r>
        <w:rPr>
          <w:rFonts w:hint="eastAsia"/>
        </w:rPr>
        <w:t>三类数据</w:t>
      </w:r>
    </w:p>
  </w:comment>
  <w:comment w:id="462" w:author="启程" w:date="2026-07-27T17:17:00Z" w:initials="">
    <w:p w14:paraId="5873CFD7" w14:textId="77777777" w:rsidR="00F15A7E" w:rsidRDefault="009350A0">
      <w:pPr>
        <w:pStyle w:val="a4"/>
        <w:rPr>
          <w:rFonts w:hint="eastAsia"/>
        </w:rPr>
      </w:pPr>
      <w:r>
        <w:rPr>
          <w:rStyle w:val="ae"/>
          <w:rFonts w:hint="eastAsia"/>
        </w:rPr>
        <w:annotationRef/>
      </w:r>
      <w:r>
        <w:rPr>
          <w:rFonts w:hint="eastAsia"/>
        </w:rPr>
        <w:t>待重新确认</w:t>
      </w:r>
    </w:p>
  </w:comment>
  <w:comment w:id="470" w:author="逸之及汩楊" w:date="2026-07-23T11:15:00Z" w:initials="">
    <w:p w14:paraId="0B6C94C6" w14:textId="77777777" w:rsidR="00F15A7E" w:rsidRDefault="009350A0">
      <w:pPr>
        <w:pStyle w:val="a4"/>
        <w:rPr>
          <w:rFonts w:eastAsia="宋体" w:hint="eastAsia"/>
        </w:rPr>
      </w:pPr>
      <w:r>
        <w:rPr>
          <w:rStyle w:val="ae"/>
          <w:rFonts w:hint="eastAsia"/>
        </w:rPr>
        <w:annotationRef/>
      </w:r>
      <w:r>
        <w:rPr>
          <w:rFonts w:eastAsia="宋体" w:hint="eastAsia"/>
        </w:rPr>
        <w:t>非交投侧的高速数据接入</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A7730EF" w15:done="0"/>
  <w15:commentEx w15:paraId="514D568E" w15:done="0"/>
  <w15:commentEx w15:paraId="56331F48" w15:done="0"/>
  <w15:commentEx w15:paraId="5873CFD7" w15:done="0"/>
  <w15:commentEx w15:paraId="0B6C94C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A7730EF" w16cid:durableId="0A7730EF"/>
  <w16cid:commentId w16cid:paraId="514D568E" w16cid:durableId="514D568E"/>
  <w16cid:commentId w16cid:paraId="56331F48" w16cid:durableId="56331F48"/>
  <w16cid:commentId w16cid:paraId="5873CFD7" w16cid:durableId="5873CFD7"/>
  <w16cid:commentId w16cid:paraId="0B6C94C6" w16cid:durableId="0B6C94C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3024F" w14:textId="77777777" w:rsidR="00361603" w:rsidRDefault="00361603" w:rsidP="00DC09E5">
      <w:pPr>
        <w:rPr>
          <w:rFonts w:hint="eastAsia"/>
        </w:rPr>
      </w:pPr>
      <w:r>
        <w:separator/>
      </w:r>
    </w:p>
  </w:endnote>
  <w:endnote w:type="continuationSeparator" w:id="0">
    <w:p w14:paraId="5BFB5BED" w14:textId="77777777" w:rsidR="00361603" w:rsidRDefault="00361603" w:rsidP="00DC09E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4020AA" w14:textId="77777777" w:rsidR="00361603" w:rsidRDefault="00361603" w:rsidP="00DC09E5">
      <w:pPr>
        <w:rPr>
          <w:rFonts w:hint="eastAsia"/>
        </w:rPr>
      </w:pPr>
      <w:r>
        <w:separator/>
      </w:r>
    </w:p>
  </w:footnote>
  <w:footnote w:type="continuationSeparator" w:id="0">
    <w:p w14:paraId="4166DCC2" w14:textId="77777777" w:rsidR="00361603" w:rsidRDefault="00361603" w:rsidP="00DC09E5">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55F1C2"/>
    <w:multiLevelType w:val="multilevel"/>
    <w:tmpl w:val="8455F1C2"/>
    <w:lvl w:ilvl="0">
      <w:start w:val="1"/>
      <w:numFmt w:val="decimal"/>
      <w:lvlText w:val="%1."/>
      <w:lvlJc w:val="left"/>
      <w:pPr>
        <w:ind w:left="432" w:hanging="432"/>
      </w:pPr>
      <w:rPr>
        <w:rFonts w:hint="default"/>
      </w:rPr>
    </w:lvl>
    <w:lvl w:ilvl="1">
      <w:start w:val="1"/>
      <w:numFmt w:val="decimal"/>
      <w:lvlText w:val="%1.%2."/>
      <w:lvlJc w:val="left"/>
      <w:pPr>
        <w:ind w:left="575" w:hanging="5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526"/>
      </w:pPr>
      <w:rPr>
        <w:rFonts w:hint="default"/>
      </w:rPr>
    </w:lvl>
    <w:lvl w:ilvl="5">
      <w:start w:val="1"/>
      <w:numFmt w:val="decimal"/>
      <w:lvlText w:val="%1.%2.%3.%4.%5.%6."/>
      <w:lvlJc w:val="left"/>
      <w:pPr>
        <w:ind w:left="1151" w:hanging="1151"/>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0835190B"/>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2" w15:restartNumberingAfterBreak="0">
    <w:nsid w:val="3C7D554A"/>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3" w15:restartNumberingAfterBreak="0">
    <w:nsid w:val="3CD335CF"/>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4" w15:restartNumberingAfterBreak="0">
    <w:nsid w:val="436F2B25"/>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5" w15:restartNumberingAfterBreak="0">
    <w:nsid w:val="4A6A198A"/>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6" w15:restartNumberingAfterBreak="0">
    <w:nsid w:val="4D864618"/>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7" w15:restartNumberingAfterBreak="0">
    <w:nsid w:val="60F323D1"/>
    <w:multiLevelType w:val="hybridMultilevel"/>
    <w:tmpl w:val="811811E0"/>
    <w:lvl w:ilvl="0" w:tplc="04090011">
      <w:start w:val="1"/>
      <w:numFmt w:val="decimal"/>
      <w:lvlText w:val="%1)"/>
      <w:lvlJc w:val="left"/>
      <w:pPr>
        <w:ind w:left="920" w:hanging="440"/>
      </w:p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6DCF6BBE"/>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9" w15:restartNumberingAfterBreak="0">
    <w:nsid w:val="6E980595"/>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0" w15:restartNumberingAfterBreak="0">
    <w:nsid w:val="701FD6A6"/>
    <w:multiLevelType w:val="multilevel"/>
    <w:tmpl w:val="7694A5B6"/>
    <w:lvl w:ilvl="0">
      <w:start w:val="1"/>
      <w:numFmt w:val="chineseCounting"/>
      <w:pStyle w:val="1"/>
      <w:suff w:val="nothing"/>
      <w:lvlText w:val="第%1章 "/>
      <w:lvlJc w:val="left"/>
      <w:pPr>
        <w:tabs>
          <w:tab w:val="left" w:pos="420"/>
        </w:tabs>
        <w:ind w:left="425" w:hanging="425"/>
      </w:pPr>
      <w:rPr>
        <w:rFonts w:hint="eastAsia"/>
      </w:rPr>
    </w:lvl>
    <w:lvl w:ilvl="1">
      <w:start w:val="1"/>
      <w:numFmt w:val="decimal"/>
      <w:pStyle w:val="2"/>
      <w:isLgl/>
      <w:suff w:val="space"/>
      <w:lvlText w:val="%1.%2."/>
      <w:lvlJc w:val="left"/>
      <w:pPr>
        <w:ind w:left="567" w:hanging="85"/>
      </w:pPr>
      <w:rPr>
        <w:rFonts w:hint="eastAsia"/>
      </w:rPr>
    </w:lvl>
    <w:lvl w:ilvl="2">
      <w:start w:val="1"/>
      <w:numFmt w:val="decimal"/>
      <w:pStyle w:val="3"/>
      <w:isLgl/>
      <w:suff w:val="space"/>
      <w:lvlText w:val="%1.%2.%3."/>
      <w:lvlJc w:val="left"/>
      <w:pPr>
        <w:ind w:left="709" w:hanging="227"/>
      </w:pPr>
      <w:rPr>
        <w:rFonts w:hint="eastAsia"/>
      </w:rPr>
    </w:lvl>
    <w:lvl w:ilvl="3">
      <w:start w:val="1"/>
      <w:numFmt w:val="decimal"/>
      <w:pStyle w:val="4"/>
      <w:isLgl/>
      <w:suff w:val="space"/>
      <w:lvlText w:val="%1.%2.%3.%4."/>
      <w:lvlJc w:val="left"/>
      <w:pPr>
        <w:ind w:left="1360" w:hanging="368"/>
      </w:pPr>
    </w:lvl>
    <w:lvl w:ilvl="4">
      <w:start w:val="1"/>
      <w:numFmt w:val="decimal"/>
      <w:pStyle w:val="5"/>
      <w:isLgl/>
      <w:suff w:val="space"/>
      <w:lvlText w:val="%1.%2.%3.%4.%5."/>
      <w:lvlJc w:val="left"/>
      <w:pPr>
        <w:ind w:left="989" w:hanging="509"/>
      </w:pPr>
    </w:lvl>
    <w:lvl w:ilvl="5">
      <w:start w:val="1"/>
      <w:numFmt w:val="decimal"/>
      <w:pStyle w:val="6"/>
      <w:isLgl/>
      <w:suff w:val="space"/>
      <w:lvlText w:val="%1.%2.%3.%4.%5.%6."/>
      <w:lvlJc w:val="left"/>
      <w:pPr>
        <w:ind w:left="1134" w:hanging="652"/>
      </w:pPr>
      <w:rPr>
        <w:rFonts w:hint="eastAsia"/>
      </w:rPr>
    </w:lvl>
    <w:lvl w:ilvl="6">
      <w:start w:val="1"/>
      <w:numFmt w:val="decimal"/>
      <w:pStyle w:val="7"/>
      <w:isLgl/>
      <w:suff w:val="space"/>
      <w:lvlText w:val="%1.%2.%3.%4.%5.%6.%7."/>
      <w:lvlJc w:val="left"/>
      <w:pPr>
        <w:ind w:left="1275" w:hanging="793"/>
      </w:pPr>
      <w:rPr>
        <w:rFonts w:hint="eastAsia"/>
      </w:rPr>
    </w:lvl>
    <w:lvl w:ilvl="7">
      <w:start w:val="1"/>
      <w:numFmt w:val="decimal"/>
      <w:pStyle w:val="8"/>
      <w:isLgl/>
      <w:suff w:val="space"/>
      <w:lvlText w:val="%1.%2.%3.%4.%5.%6.%7.%8."/>
      <w:lvlJc w:val="left"/>
      <w:pPr>
        <w:tabs>
          <w:tab w:val="left" w:pos="420"/>
        </w:tabs>
        <w:ind w:left="1418" w:hanging="1418"/>
      </w:pPr>
      <w:rPr>
        <w:rFonts w:hint="eastAsia"/>
      </w:rPr>
    </w:lvl>
    <w:lvl w:ilvl="8">
      <w:start w:val="1"/>
      <w:numFmt w:val="decimal"/>
      <w:isLgl/>
      <w:lvlText w:val="%1.%2.%3.%4.%5.%6.%7.%8.%9."/>
      <w:lvlJc w:val="left"/>
      <w:pPr>
        <w:ind w:left="1558" w:hanging="1558"/>
      </w:pPr>
      <w:rPr>
        <w:rFonts w:hint="eastAsia"/>
      </w:rPr>
    </w:lvl>
  </w:abstractNum>
  <w:abstractNum w:abstractNumId="11" w15:restartNumberingAfterBreak="0">
    <w:nsid w:val="79C834F7"/>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abstractNum w:abstractNumId="12" w15:restartNumberingAfterBreak="0">
    <w:nsid w:val="79DC500B"/>
    <w:multiLevelType w:val="hybridMultilevel"/>
    <w:tmpl w:val="811811E0"/>
    <w:lvl w:ilvl="0" w:tplc="FFFFFFFF">
      <w:start w:val="1"/>
      <w:numFmt w:val="decimal"/>
      <w:lvlText w:val="%1)"/>
      <w:lvlJc w:val="left"/>
      <w:pPr>
        <w:ind w:left="920" w:hanging="440"/>
      </w:pPr>
    </w:lvl>
    <w:lvl w:ilvl="1" w:tplc="FFFFFFFF" w:tentative="1">
      <w:start w:val="1"/>
      <w:numFmt w:val="lowerLetter"/>
      <w:lvlText w:val="%2)"/>
      <w:lvlJc w:val="left"/>
      <w:pPr>
        <w:ind w:left="1360" w:hanging="440"/>
      </w:pPr>
    </w:lvl>
    <w:lvl w:ilvl="2" w:tplc="FFFFFFFF" w:tentative="1">
      <w:start w:val="1"/>
      <w:numFmt w:val="lowerRoman"/>
      <w:lvlText w:val="%3."/>
      <w:lvlJc w:val="right"/>
      <w:pPr>
        <w:ind w:left="1800" w:hanging="440"/>
      </w:pPr>
    </w:lvl>
    <w:lvl w:ilvl="3" w:tplc="FFFFFFFF" w:tentative="1">
      <w:start w:val="1"/>
      <w:numFmt w:val="decimal"/>
      <w:lvlText w:val="%4."/>
      <w:lvlJc w:val="left"/>
      <w:pPr>
        <w:ind w:left="2240" w:hanging="440"/>
      </w:pPr>
    </w:lvl>
    <w:lvl w:ilvl="4" w:tplc="FFFFFFFF" w:tentative="1">
      <w:start w:val="1"/>
      <w:numFmt w:val="lowerLetter"/>
      <w:lvlText w:val="%5)"/>
      <w:lvlJc w:val="left"/>
      <w:pPr>
        <w:ind w:left="2680" w:hanging="440"/>
      </w:pPr>
    </w:lvl>
    <w:lvl w:ilvl="5" w:tplc="FFFFFFFF" w:tentative="1">
      <w:start w:val="1"/>
      <w:numFmt w:val="lowerRoman"/>
      <w:lvlText w:val="%6."/>
      <w:lvlJc w:val="right"/>
      <w:pPr>
        <w:ind w:left="3120" w:hanging="440"/>
      </w:pPr>
    </w:lvl>
    <w:lvl w:ilvl="6" w:tplc="FFFFFFFF" w:tentative="1">
      <w:start w:val="1"/>
      <w:numFmt w:val="decimal"/>
      <w:lvlText w:val="%7."/>
      <w:lvlJc w:val="left"/>
      <w:pPr>
        <w:ind w:left="3560" w:hanging="440"/>
      </w:pPr>
    </w:lvl>
    <w:lvl w:ilvl="7" w:tplc="FFFFFFFF" w:tentative="1">
      <w:start w:val="1"/>
      <w:numFmt w:val="lowerLetter"/>
      <w:lvlText w:val="%8)"/>
      <w:lvlJc w:val="left"/>
      <w:pPr>
        <w:ind w:left="4000" w:hanging="440"/>
      </w:pPr>
    </w:lvl>
    <w:lvl w:ilvl="8" w:tplc="FFFFFFFF" w:tentative="1">
      <w:start w:val="1"/>
      <w:numFmt w:val="lowerRoman"/>
      <w:lvlText w:val="%9."/>
      <w:lvlJc w:val="right"/>
      <w:pPr>
        <w:ind w:left="4440" w:hanging="440"/>
      </w:pPr>
    </w:lvl>
  </w:abstractNum>
  <w:num w:numId="1" w16cid:durableId="1113666113">
    <w:abstractNumId w:val="10"/>
  </w:num>
  <w:num w:numId="2" w16cid:durableId="1595161525">
    <w:abstractNumId w:val="0"/>
  </w:num>
  <w:num w:numId="3" w16cid:durableId="255405494">
    <w:abstractNumId w:val="7"/>
  </w:num>
  <w:num w:numId="4" w16cid:durableId="1588267579">
    <w:abstractNumId w:val="9"/>
  </w:num>
  <w:num w:numId="5" w16cid:durableId="1553612254">
    <w:abstractNumId w:val="6"/>
  </w:num>
  <w:num w:numId="6" w16cid:durableId="2083871771">
    <w:abstractNumId w:val="3"/>
  </w:num>
  <w:num w:numId="7" w16cid:durableId="1410929415">
    <w:abstractNumId w:val="4"/>
  </w:num>
  <w:num w:numId="8" w16cid:durableId="1917737950">
    <w:abstractNumId w:val="12"/>
  </w:num>
  <w:num w:numId="9" w16cid:durableId="1302075659">
    <w:abstractNumId w:val="2"/>
  </w:num>
  <w:num w:numId="10" w16cid:durableId="1578131717">
    <w:abstractNumId w:val="1"/>
  </w:num>
  <w:num w:numId="11" w16cid:durableId="536549597">
    <w:abstractNumId w:val="11"/>
  </w:num>
  <w:num w:numId="12" w16cid:durableId="602688162">
    <w:abstractNumId w:val="8"/>
  </w:num>
  <w:num w:numId="13" w16cid:durableId="2050059348">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Xiaohong Xin">
    <w15:presenceInfo w15:providerId="Windows Live" w15:userId="c153423085b2d540"/>
  </w15:person>
  <w15:person w15:author="C A">
    <w15:presenceInfo w15:providerId="Windows Live" w15:userId="bdf754d25901d20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BFA"/>
    <w:rsid w:val="00015B2F"/>
    <w:rsid w:val="000741D0"/>
    <w:rsid w:val="00083046"/>
    <w:rsid w:val="000B5BFA"/>
    <w:rsid w:val="000E1CEF"/>
    <w:rsid w:val="00174DB6"/>
    <w:rsid w:val="001A2BEE"/>
    <w:rsid w:val="001B735F"/>
    <w:rsid w:val="001C3185"/>
    <w:rsid w:val="001D46E6"/>
    <w:rsid w:val="0023632E"/>
    <w:rsid w:val="00266ABF"/>
    <w:rsid w:val="0031517B"/>
    <w:rsid w:val="00332A9B"/>
    <w:rsid w:val="00341F77"/>
    <w:rsid w:val="00361603"/>
    <w:rsid w:val="003954D6"/>
    <w:rsid w:val="003D67B7"/>
    <w:rsid w:val="003E4764"/>
    <w:rsid w:val="00424607"/>
    <w:rsid w:val="004347F6"/>
    <w:rsid w:val="004A2211"/>
    <w:rsid w:val="00531D4E"/>
    <w:rsid w:val="00541BF0"/>
    <w:rsid w:val="0059148E"/>
    <w:rsid w:val="0061327D"/>
    <w:rsid w:val="00721ECB"/>
    <w:rsid w:val="00750987"/>
    <w:rsid w:val="0075698F"/>
    <w:rsid w:val="007609F4"/>
    <w:rsid w:val="007970C0"/>
    <w:rsid w:val="00800B21"/>
    <w:rsid w:val="0087347D"/>
    <w:rsid w:val="008B266F"/>
    <w:rsid w:val="008E35E0"/>
    <w:rsid w:val="009149FF"/>
    <w:rsid w:val="009350A0"/>
    <w:rsid w:val="00970299"/>
    <w:rsid w:val="00976A59"/>
    <w:rsid w:val="009F0748"/>
    <w:rsid w:val="00A04FBA"/>
    <w:rsid w:val="00A431B6"/>
    <w:rsid w:val="00A47935"/>
    <w:rsid w:val="00AC604B"/>
    <w:rsid w:val="00AD353E"/>
    <w:rsid w:val="00AF432F"/>
    <w:rsid w:val="00B06ACC"/>
    <w:rsid w:val="00B42AA8"/>
    <w:rsid w:val="00BA4859"/>
    <w:rsid w:val="00C063AF"/>
    <w:rsid w:val="00C44144"/>
    <w:rsid w:val="00C6614E"/>
    <w:rsid w:val="00DC09E5"/>
    <w:rsid w:val="00DD2681"/>
    <w:rsid w:val="00DE45D4"/>
    <w:rsid w:val="00DF4962"/>
    <w:rsid w:val="00E05559"/>
    <w:rsid w:val="00E423A1"/>
    <w:rsid w:val="00F15A7E"/>
    <w:rsid w:val="00F22081"/>
    <w:rsid w:val="00F46AE2"/>
    <w:rsid w:val="00F62431"/>
    <w:rsid w:val="00F93AF9"/>
    <w:rsid w:val="1FDF90EB"/>
    <w:rsid w:val="311325DD"/>
    <w:rsid w:val="718F1632"/>
    <w:rsid w:val="7FEDC262"/>
    <w:rsid w:val="97EF817A"/>
    <w:rsid w:val="ECFBBD06"/>
    <w:rsid w:val="FFF31F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C1E3ED"/>
  <w15:docId w15:val="{0AAFB1F6-6A09-4BCB-8DB4-54B34FD51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nhideWhenUsed="1" w:qFormat="1"/>
    <w:lsdException w:name="heading 3" w:uiPriority="9" w:unhideWhenUsed="1" w:qFormat="1"/>
    <w:lsdException w:name="heading 4" w:unhideWhenUsed="1" w:qFormat="1"/>
    <w:lsdException w:name="heading 5" w:unhideWhenUsed="1" w:qFormat="1"/>
    <w:lsdException w:name="heading 6" w:uiPriority="9" w:unhideWhenUsed="1" w:qFormat="1"/>
    <w:lsdException w:name="heading 7"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uiPriority w:val="9"/>
    <w:qFormat/>
    <w:pPr>
      <w:keepNext/>
      <w:keepLines/>
      <w:numPr>
        <w:numId w:val="1"/>
      </w:numPr>
      <w:spacing w:before="120" w:after="120" w:line="360" w:lineRule="auto"/>
      <w:outlineLvl w:val="0"/>
    </w:pPr>
    <w:rPr>
      <w:rFonts w:eastAsia="宋体"/>
      <w:b/>
      <w:bCs/>
      <w:kern w:val="44"/>
      <w:sz w:val="32"/>
      <w:szCs w:val="44"/>
    </w:rPr>
  </w:style>
  <w:style w:type="paragraph" w:styleId="2">
    <w:name w:val="heading 2"/>
    <w:basedOn w:val="a0"/>
    <w:next w:val="a"/>
    <w:link w:val="20"/>
    <w:uiPriority w:val="99"/>
    <w:unhideWhenUsed/>
    <w:qFormat/>
    <w:pPr>
      <w:keepNext/>
      <w:keepLines/>
      <w:numPr>
        <w:ilvl w:val="1"/>
        <w:numId w:val="1"/>
      </w:numPr>
      <w:tabs>
        <w:tab w:val="left" w:pos="420"/>
      </w:tabs>
      <w:spacing w:before="120" w:line="360" w:lineRule="auto"/>
      <w:ind w:firstLineChars="0" w:firstLine="0"/>
      <w:outlineLvl w:val="1"/>
    </w:pPr>
    <w:rPr>
      <w:rFonts w:ascii="Times New Roman" w:eastAsia="宋体" w:hAnsi="Times New Roman"/>
      <w:b/>
      <w:bCs/>
      <w:sz w:val="28"/>
    </w:rPr>
  </w:style>
  <w:style w:type="paragraph" w:styleId="3">
    <w:name w:val="heading 3"/>
    <w:basedOn w:val="a0"/>
    <w:next w:val="a"/>
    <w:link w:val="30"/>
    <w:uiPriority w:val="9"/>
    <w:unhideWhenUsed/>
    <w:qFormat/>
    <w:pPr>
      <w:keepNext/>
      <w:keepLines/>
      <w:numPr>
        <w:ilvl w:val="2"/>
        <w:numId w:val="1"/>
      </w:numPr>
      <w:tabs>
        <w:tab w:val="left" w:pos="420"/>
      </w:tabs>
      <w:spacing w:before="120" w:after="120"/>
      <w:ind w:firstLineChars="0" w:firstLine="0"/>
      <w:outlineLvl w:val="2"/>
    </w:pPr>
    <w:rPr>
      <w:rFonts w:ascii="Times New Roman" w:eastAsia="宋体" w:hAnsi="Times New Roman"/>
      <w:b/>
      <w:bCs/>
      <w:sz w:val="28"/>
      <w:szCs w:val="32"/>
    </w:rPr>
  </w:style>
  <w:style w:type="paragraph" w:styleId="4">
    <w:name w:val="heading 4"/>
    <w:basedOn w:val="a"/>
    <w:next w:val="a"/>
    <w:link w:val="40"/>
    <w:uiPriority w:val="99"/>
    <w:unhideWhenUsed/>
    <w:qFormat/>
    <w:rsid w:val="00B06ACC"/>
    <w:pPr>
      <w:keepNext/>
      <w:keepLines/>
      <w:numPr>
        <w:ilvl w:val="3"/>
        <w:numId w:val="1"/>
      </w:numPr>
      <w:tabs>
        <w:tab w:val="left" w:pos="420"/>
      </w:tabs>
      <w:spacing w:line="360" w:lineRule="auto"/>
      <w:ind w:left="369" w:hanging="369"/>
      <w:outlineLvl w:val="3"/>
    </w:pPr>
    <w:rPr>
      <w:rFonts w:ascii="Times New Roman" w:eastAsia="宋体" w:hAnsi="Times New Roman" w:cstheme="majorBidi"/>
      <w:b/>
      <w:bCs/>
      <w:color w:val="EE0000"/>
      <w:sz w:val="28"/>
      <w:szCs w:val="28"/>
    </w:rPr>
  </w:style>
  <w:style w:type="paragraph" w:styleId="5">
    <w:name w:val="heading 5"/>
    <w:basedOn w:val="a"/>
    <w:next w:val="a"/>
    <w:link w:val="51"/>
    <w:uiPriority w:val="99"/>
    <w:unhideWhenUsed/>
    <w:qFormat/>
    <w:rsid w:val="00B06ACC"/>
    <w:pPr>
      <w:keepNext/>
      <w:keepLines/>
      <w:numPr>
        <w:ilvl w:val="4"/>
        <w:numId w:val="1"/>
      </w:numPr>
      <w:tabs>
        <w:tab w:val="left" w:pos="420"/>
      </w:tabs>
      <w:spacing w:line="360" w:lineRule="auto"/>
      <w:ind w:left="0" w:firstLine="0"/>
      <w:outlineLvl w:val="4"/>
    </w:pPr>
    <w:rPr>
      <w:rFonts w:ascii="Times New Roman" w:eastAsia="宋体" w:hAnsi="Times New Roman"/>
      <w:b/>
      <w:bCs/>
      <w:color w:val="EE0000"/>
      <w:sz w:val="28"/>
      <w:szCs w:val="28"/>
    </w:rPr>
  </w:style>
  <w:style w:type="paragraph" w:styleId="6">
    <w:name w:val="heading 6"/>
    <w:basedOn w:val="a0"/>
    <w:next w:val="a"/>
    <w:link w:val="60"/>
    <w:uiPriority w:val="9"/>
    <w:unhideWhenUsed/>
    <w:qFormat/>
    <w:pPr>
      <w:keepNext/>
      <w:keepLines/>
      <w:numPr>
        <w:ilvl w:val="5"/>
        <w:numId w:val="1"/>
      </w:numPr>
      <w:tabs>
        <w:tab w:val="left" w:pos="420"/>
      </w:tabs>
      <w:spacing w:before="240" w:after="64" w:line="320" w:lineRule="auto"/>
      <w:ind w:firstLineChars="0" w:firstLine="0"/>
      <w:outlineLvl w:val="5"/>
    </w:pPr>
    <w:rPr>
      <w:rFonts w:ascii="Times New Roman" w:eastAsia="宋体" w:hAnsi="Times New Roman" w:cstheme="majorBidi"/>
      <w:b/>
      <w:bCs/>
      <w:sz w:val="24"/>
      <w:szCs w:val="24"/>
    </w:rPr>
  </w:style>
  <w:style w:type="paragraph" w:styleId="7">
    <w:name w:val="heading 7"/>
    <w:basedOn w:val="a"/>
    <w:next w:val="a"/>
    <w:link w:val="70"/>
    <w:uiPriority w:val="9"/>
    <w:unhideWhenUsed/>
    <w:qFormat/>
    <w:pPr>
      <w:keepNext/>
      <w:keepLines/>
      <w:numPr>
        <w:ilvl w:val="6"/>
        <w:numId w:val="1"/>
      </w:numPr>
      <w:tabs>
        <w:tab w:val="left" w:pos="420"/>
      </w:tabs>
      <w:spacing w:beforeLines="100" w:before="100" w:line="360" w:lineRule="auto"/>
      <w:outlineLvl w:val="6"/>
    </w:pPr>
    <w:rPr>
      <w:rFonts w:ascii="Calibri" w:eastAsia="宋体" w:hAnsi="Calibri"/>
      <w:b/>
      <w:bCs/>
      <w:sz w:val="24"/>
      <w:szCs w:val="24"/>
    </w:rPr>
  </w:style>
  <w:style w:type="paragraph" w:styleId="8">
    <w:name w:val="heading 8"/>
    <w:basedOn w:val="a"/>
    <w:next w:val="a"/>
    <w:link w:val="80"/>
    <w:uiPriority w:val="9"/>
    <w:semiHidden/>
    <w:unhideWhenUsed/>
    <w:qFormat/>
    <w:pPr>
      <w:keepNext/>
      <w:keepLines/>
      <w:numPr>
        <w:ilvl w:val="7"/>
        <w:numId w:val="1"/>
      </w:numPr>
      <w:tabs>
        <w:tab w:val="clear" w:pos="420"/>
        <w:tab w:val="left" w:pos="2008"/>
      </w:tabs>
      <w:spacing w:before="240" w:after="64" w:line="317" w:lineRule="auto"/>
      <w:outlineLvl w:val="7"/>
    </w:pPr>
    <w:rPr>
      <w:rFonts w:ascii="Arial" w:eastAsia="黑体" w:hAnsi="Arial"/>
      <w:sz w:val="24"/>
    </w:rPr>
  </w:style>
  <w:style w:type="paragraph" w:styleId="9">
    <w:name w:val="heading 9"/>
    <w:basedOn w:val="a"/>
    <w:next w:val="a"/>
    <w:link w:val="90"/>
    <w:uiPriority w:val="9"/>
    <w:semiHidden/>
    <w:unhideWhenUsed/>
    <w:qFormat/>
    <w:pPr>
      <w:keepNext/>
      <w:keepLines/>
      <w:numPr>
        <w:ilvl w:val="8"/>
        <w:numId w:val="2"/>
      </w:numPr>
      <w:tabs>
        <w:tab w:val="left" w:pos="1584"/>
      </w:tabs>
      <w:spacing w:before="240" w:after="64" w:line="317" w:lineRule="auto"/>
      <w:outlineLvl w:val="8"/>
    </w:pPr>
    <w:rPr>
      <w:rFonts w:ascii="Arial" w:eastAsia="黑体" w:hAnsi="Arial"/>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List Paragraph"/>
    <w:basedOn w:val="a"/>
    <w:uiPriority w:val="34"/>
    <w:qFormat/>
    <w:pPr>
      <w:ind w:firstLineChars="200" w:firstLine="420"/>
    </w:pPr>
  </w:style>
  <w:style w:type="paragraph" w:styleId="a4">
    <w:name w:val="annotation text"/>
    <w:basedOn w:val="a"/>
    <w:uiPriority w:val="99"/>
    <w:semiHidden/>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ab">
    <w:name w:val="Title"/>
    <w:basedOn w:val="a"/>
    <w:next w:val="a"/>
    <w:link w:val="ac"/>
    <w:uiPriority w:val="99"/>
    <w:qFormat/>
    <w:pPr>
      <w:spacing w:before="240" w:after="60" w:line="360" w:lineRule="auto"/>
      <w:jc w:val="center"/>
      <w:outlineLvl w:val="0"/>
    </w:pPr>
    <w:rPr>
      <w:rFonts w:ascii="Cambria" w:eastAsia="宋体" w:hAnsi="Cambria" w:cs="Times New Roman"/>
      <w:b/>
      <w:bCs/>
      <w:sz w:val="32"/>
      <w:szCs w:val="32"/>
    </w:rPr>
  </w:style>
  <w:style w:type="table" w:styleId="ad">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annotation reference"/>
    <w:basedOn w:val="a1"/>
    <w:uiPriority w:val="99"/>
    <w:semiHidden/>
    <w:unhideWhenUsed/>
    <w:qFormat/>
    <w:rPr>
      <w:sz w:val="21"/>
      <w:szCs w:val="21"/>
    </w:rPr>
  </w:style>
  <w:style w:type="character" w:customStyle="1" w:styleId="10">
    <w:name w:val="标题 1 字符"/>
    <w:basedOn w:val="a1"/>
    <w:link w:val="1"/>
    <w:uiPriority w:val="9"/>
    <w:qFormat/>
    <w:rPr>
      <w:rFonts w:eastAsia="宋体"/>
      <w:b/>
      <w:bCs/>
      <w:kern w:val="44"/>
      <w:sz w:val="32"/>
      <w:szCs w:val="44"/>
    </w:rPr>
  </w:style>
  <w:style w:type="character" w:customStyle="1" w:styleId="20">
    <w:name w:val="标题 2 字符"/>
    <w:link w:val="2"/>
    <w:uiPriority w:val="99"/>
    <w:qFormat/>
    <w:rPr>
      <w:rFonts w:ascii="Times New Roman" w:eastAsia="宋体" w:hAnsi="Times New Roman"/>
      <w:b/>
      <w:bCs/>
      <w:sz w:val="28"/>
    </w:rPr>
  </w:style>
  <w:style w:type="character" w:customStyle="1" w:styleId="30">
    <w:name w:val="标题 3 字符"/>
    <w:basedOn w:val="a1"/>
    <w:link w:val="3"/>
    <w:uiPriority w:val="9"/>
    <w:qFormat/>
    <w:rPr>
      <w:rFonts w:ascii="Times New Roman" w:eastAsia="宋体" w:hAnsi="Times New Roman"/>
      <w:b/>
      <w:bCs/>
      <w:sz w:val="28"/>
      <w:szCs w:val="32"/>
    </w:rPr>
  </w:style>
  <w:style w:type="character" w:customStyle="1" w:styleId="40">
    <w:name w:val="标题 4 字符"/>
    <w:basedOn w:val="a1"/>
    <w:link w:val="4"/>
    <w:uiPriority w:val="99"/>
    <w:qFormat/>
    <w:rsid w:val="00B06ACC"/>
    <w:rPr>
      <w:rFonts w:ascii="Times New Roman" w:eastAsia="宋体" w:hAnsi="Times New Roman" w:cstheme="majorBidi"/>
      <w:b/>
      <w:bCs/>
      <w:color w:val="EE0000"/>
      <w:kern w:val="2"/>
      <w:sz w:val="28"/>
      <w:szCs w:val="28"/>
    </w:rPr>
  </w:style>
  <w:style w:type="character" w:customStyle="1" w:styleId="50">
    <w:name w:val="标题 5 字符"/>
    <w:basedOn w:val="a1"/>
    <w:uiPriority w:val="9"/>
    <w:semiHidden/>
    <w:qFormat/>
    <w:rPr>
      <w:b/>
      <w:bCs/>
      <w:sz w:val="28"/>
      <w:szCs w:val="28"/>
    </w:rPr>
  </w:style>
  <w:style w:type="character" w:customStyle="1" w:styleId="51">
    <w:name w:val="标题 5 字符1"/>
    <w:basedOn w:val="a1"/>
    <w:link w:val="5"/>
    <w:uiPriority w:val="99"/>
    <w:qFormat/>
    <w:rsid w:val="00B06ACC"/>
    <w:rPr>
      <w:rFonts w:ascii="Times New Roman" w:eastAsia="宋体" w:hAnsi="Times New Roman"/>
      <w:b/>
      <w:bCs/>
      <w:color w:val="EE0000"/>
      <w:kern w:val="2"/>
      <w:sz w:val="28"/>
      <w:szCs w:val="28"/>
    </w:rPr>
  </w:style>
  <w:style w:type="character" w:customStyle="1" w:styleId="60">
    <w:name w:val="标题 6 字符"/>
    <w:basedOn w:val="a1"/>
    <w:link w:val="6"/>
    <w:uiPriority w:val="9"/>
    <w:qFormat/>
    <w:rPr>
      <w:rFonts w:ascii="Times New Roman" w:eastAsia="宋体" w:hAnsi="Times New Roman" w:cstheme="majorBidi"/>
      <w:b/>
      <w:bCs/>
      <w:sz w:val="24"/>
      <w:szCs w:val="24"/>
    </w:rPr>
  </w:style>
  <w:style w:type="character" w:customStyle="1" w:styleId="70">
    <w:name w:val="标题 7 字符"/>
    <w:basedOn w:val="a1"/>
    <w:link w:val="7"/>
    <w:uiPriority w:val="9"/>
    <w:qFormat/>
    <w:rPr>
      <w:rFonts w:ascii="Calibri" w:eastAsia="宋体" w:hAnsi="Calibri"/>
      <w:b/>
      <w:bCs/>
      <w:sz w:val="24"/>
      <w:szCs w:val="24"/>
    </w:rPr>
  </w:style>
  <w:style w:type="character" w:customStyle="1" w:styleId="80">
    <w:name w:val="标题 8 字符"/>
    <w:basedOn w:val="a1"/>
    <w:link w:val="8"/>
    <w:uiPriority w:val="9"/>
    <w:semiHidden/>
    <w:qFormat/>
    <w:rPr>
      <w:rFonts w:ascii="Arial" w:eastAsia="黑体" w:hAnsi="Arial"/>
      <w:sz w:val="24"/>
    </w:rPr>
  </w:style>
  <w:style w:type="character" w:customStyle="1" w:styleId="90">
    <w:name w:val="标题 9 字符"/>
    <w:basedOn w:val="a1"/>
    <w:link w:val="9"/>
    <w:uiPriority w:val="9"/>
    <w:semiHidden/>
    <w:qFormat/>
    <w:rPr>
      <w:rFonts w:ascii="Arial" w:eastAsia="黑体" w:hAnsi="Arial"/>
    </w:rPr>
  </w:style>
  <w:style w:type="character" w:customStyle="1" w:styleId="ac">
    <w:name w:val="标题 字符"/>
    <w:basedOn w:val="a1"/>
    <w:link w:val="ab"/>
    <w:uiPriority w:val="99"/>
    <w:qFormat/>
    <w:rPr>
      <w:rFonts w:ascii="Cambria" w:eastAsia="宋体" w:hAnsi="Cambria" w:cs="Times New Roman"/>
      <w:b/>
      <w:bCs/>
      <w:sz w:val="32"/>
      <w:szCs w:val="32"/>
    </w:rPr>
  </w:style>
  <w:style w:type="character" w:customStyle="1" w:styleId="aa">
    <w:name w:val="页眉 字符"/>
    <w:basedOn w:val="a1"/>
    <w:link w:val="a9"/>
    <w:uiPriority w:val="99"/>
    <w:qFormat/>
    <w:rPr>
      <w:sz w:val="18"/>
      <w:szCs w:val="18"/>
    </w:rPr>
  </w:style>
  <w:style w:type="character" w:customStyle="1" w:styleId="a8">
    <w:name w:val="页脚 字符"/>
    <w:basedOn w:val="a1"/>
    <w:link w:val="a7"/>
    <w:uiPriority w:val="99"/>
    <w:qFormat/>
    <w:rPr>
      <w:sz w:val="18"/>
      <w:szCs w:val="18"/>
    </w:rPr>
  </w:style>
  <w:style w:type="character" w:customStyle="1" w:styleId="a6">
    <w:name w:val="批注框文本 字符"/>
    <w:basedOn w:val="a1"/>
    <w:link w:val="a5"/>
    <w:uiPriority w:val="99"/>
    <w:semiHidden/>
    <w:qFormat/>
    <w:rPr>
      <w:kern w:val="2"/>
      <w:sz w:val="18"/>
      <w:szCs w:val="18"/>
    </w:rPr>
  </w:style>
  <w:style w:type="paragraph" w:styleId="af">
    <w:name w:val="Revision"/>
    <w:hidden/>
    <w:uiPriority w:val="99"/>
    <w:unhideWhenUsed/>
    <w:rsid w:val="009350A0"/>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1/relationships/people" Target="people.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51</TotalTime>
  <Pages>12</Pages>
  <Words>3947</Words>
  <Characters>4105</Characters>
  <Application>Microsoft Office Word</Application>
  <DocSecurity>0</DocSecurity>
  <Lines>146</Lines>
  <Paragraphs>131</Paragraphs>
  <ScaleCrop>false</ScaleCrop>
  <Company>Microsoft</Company>
  <LinksUpToDate>false</LinksUpToDate>
  <CharactersWithSpaces>7921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Microsoft</dc:creator>
  <cp:lastModifiedBy>C A</cp:lastModifiedBy>
  <cp:revision>14</cp:revision>
  <dcterms:created xsi:type="dcterms:W3CDTF">2026-08-03T07:34:00Z</dcterms:created>
  <dcterms:modified xsi:type="dcterms:W3CDTF">2026-08-03T08:30:00Z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eyJoZGlkIjoiZmM1NmViZTMwZmMzYmFmODY2ODI5NmI3NzlkNDljMzMiLCJ1c2VySWQiOiIyNzE5MzMzODEifQ==</vt:lpwstr>
  </property>
  <property fmtid="{D5CDD505-2E9C-101B-9397-08002B2CF9AE}" pid="3" name="KSOProductBuildVer">
    <vt:lpwstr>2052-12.1.0.26895</vt:lpwstr>
  </property>
  <property fmtid="{D5CDD505-2E9C-101B-9397-08002B2CF9AE}" pid="4" name="ICV">
    <vt:lpwstr>AF111A8B0D9E40228081D6A8BBB07D95_13</vt:lpwstr>
  </property>
</Properties>
</file>